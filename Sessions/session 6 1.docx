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both"/>
        <w:rPr>
          <w:rFonts w:ascii="Twentieth Century" w:hAnsi="Twentieth Century" w:eastAsia="Twentieth Century" w:cs="Twentieth Century"/>
          <w:color w:val="4F81BD"/>
          <w:sz w:val="44"/>
          <w:szCs w:val="44"/>
        </w:rPr>
      </w:pPr>
      <w:r>
        <w:rPr>
          <w:lang w:val="en-IN" w:eastAsia="en-IN"/>
        </w:rPr>
        <w:drawing>
          <wp:anchor distT="0" distB="0" distL="0" distR="0" simplePos="0" relativeHeight="251664384" behindDoc="0" locked="0" layoutInCell="1" allowOverlap="1">
            <wp:simplePos x="0" y="0"/>
            <wp:positionH relativeFrom="margin">
              <wp:posOffset>36195</wp:posOffset>
            </wp:positionH>
            <wp:positionV relativeFrom="page">
              <wp:posOffset>911225</wp:posOffset>
            </wp:positionV>
            <wp:extent cx="5534660" cy="3105150"/>
            <wp:effectExtent l="0" t="0" r="889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534660" cy="3105150"/>
                    </a:xfrm>
                    <a:prstGeom prst="rect">
                      <a:avLst/>
                    </a:prstGeom>
                  </pic:spPr>
                </pic:pic>
              </a:graphicData>
            </a:graphic>
          </wp:anchor>
        </w:drawing>
      </w:r>
      <w:r>
        <w:rPr>
          <w:rFonts w:ascii="Twentieth Century" w:hAnsi="Twentieth Century" w:eastAsia="Twentieth Century" w:cs="Twentieth Century"/>
          <w:color w:val="4F81BD"/>
          <w:sz w:val="44"/>
          <w:szCs w:val="44"/>
        </w:rPr>
        <w:t>Session 6</w:t>
      </w:r>
    </w:p>
    <w:p>
      <w:pPr>
        <w:pStyle w:val="10"/>
        <w:jc w:val="both"/>
      </w:pPr>
      <w:commentRangeStart w:id="0"/>
      <w:commentRangeStart w:id="1"/>
      <w:r>
        <w:t>Grabbing Objects Using Controllers</w:t>
      </w:r>
      <w:commentRangeEnd w:id="0"/>
      <w:r>
        <w:commentReference w:id="0"/>
      </w:r>
      <w:commentRangeEnd w:id="1"/>
      <w:r>
        <w:commentReference w:id="1"/>
      </w:r>
    </w:p>
    <w:p>
      <w:pPr>
        <w:spacing w:line="276" w:lineRule="auto"/>
        <w:jc w:val="both"/>
        <w:rPr>
          <w:rFonts w:ascii="Bookman Old Style" w:hAnsi="Bookman Old Style" w:eastAsia="Bookman Old Style" w:cs="Bookman Old Style"/>
          <w:color w:val="000000"/>
          <w:sz w:val="24"/>
          <w:szCs w:val="24"/>
        </w:rPr>
      </w:pPr>
    </w:p>
    <w:p>
      <w:pPr>
        <w:spacing w:line="276" w:lineRule="auto"/>
        <w:jc w:val="both"/>
        <w:rPr>
          <w:rFonts w:hint="default" w:ascii="Bookman Old Style" w:hAnsi="Bookman Old Style" w:eastAsia="Bookman Old Style" w:cs="Bookman Old Style"/>
          <w:color w:val="000000"/>
          <w:sz w:val="24"/>
          <w:szCs w:val="24"/>
          <w:lang w:val="en-GB"/>
        </w:rPr>
      </w:pPr>
      <w:r>
        <w:rPr>
          <w:rFonts w:ascii="Bookman Old Style" w:hAnsi="Bookman Old Style" w:eastAsia="Bookman Old Style" w:cs="Bookman Old Style"/>
          <w:color w:val="000000"/>
          <w:sz w:val="24"/>
          <w:szCs w:val="24"/>
        </w:rPr>
        <w:t>Welcome to the sessio</w:t>
      </w:r>
      <w:r>
        <w:rPr>
          <w:rStyle w:val="16"/>
        </w:rPr>
        <w:t>n,</w:t>
      </w:r>
      <w:r>
        <w:rPr>
          <w:rStyle w:val="16"/>
          <w:b/>
          <w:bCs/>
        </w:rPr>
        <w:t xml:space="preserve"> Grabbing </w:t>
      </w:r>
      <w:r>
        <w:rPr>
          <w:rStyle w:val="16"/>
          <w:rFonts w:hint="default" w:ascii="Bookman Old Style"/>
          <w:b/>
          <w:bCs/>
          <w:lang w:val="en-GB"/>
        </w:rPr>
        <w:t>O</w:t>
      </w:r>
      <w:r>
        <w:rPr>
          <w:rStyle w:val="16"/>
          <w:b/>
          <w:bCs/>
        </w:rPr>
        <w:t xml:space="preserve">bjects using </w:t>
      </w:r>
      <w:r>
        <w:rPr>
          <w:rStyle w:val="16"/>
          <w:rFonts w:hint="default" w:ascii="Bookman Old Style"/>
          <w:b/>
          <w:bCs/>
          <w:lang w:val="en-GB"/>
        </w:rPr>
        <w:t>C</w:t>
      </w:r>
      <w:r>
        <w:rPr>
          <w:rStyle w:val="16"/>
          <w:b/>
          <w:bCs/>
        </w:rPr>
        <w:t>ontrollers</w:t>
      </w:r>
      <w:r>
        <w:rPr>
          <w:rStyle w:val="16"/>
          <w:rFonts w:hint="default" w:ascii="Bookman Old Style"/>
          <w:b w:val="0"/>
          <w:bCs w:val="0"/>
          <w:lang w:val="en-GB"/>
        </w:rPr>
        <w:t>.</w:t>
      </w:r>
    </w:p>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This session provides an introduction t</w:t>
      </w:r>
      <w:r>
        <w:rPr>
          <w:rStyle w:val="16"/>
        </w:rPr>
        <w:t>o grabbing objects using controllers a</w:t>
      </w:r>
      <w:r>
        <w:rPr>
          <w:rFonts w:ascii="Bookman Old Style" w:hAnsi="Bookman Old Style" w:eastAsia="Bookman Old Style" w:cs="Bookman Old Style"/>
          <w:sz w:val="24"/>
          <w:szCs w:val="24"/>
        </w:rPr>
        <w:t>nd also illustrates how to set up Object Grab in VR Scene.</w:t>
      </w:r>
    </w:p>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In this session, students will learn to:</w:t>
      </w:r>
    </w:p>
    <w:p>
      <w:pPr>
        <w:pStyle w:val="17"/>
        <w:numPr>
          <w:ilvl w:val="0"/>
          <w:numId w:val="1"/>
        </w:numPr>
        <w:spacing w:line="276" w:lineRule="auto"/>
        <w:ind w:left="420" w:hanging="420"/>
      </w:pPr>
      <w:r>
        <w:t xml:space="preserve">Explain </w:t>
      </w:r>
      <w:commentRangeStart w:id="2"/>
      <w:commentRangeStart w:id="3"/>
      <w:r>
        <w:t xml:space="preserve">local avatar </w:t>
      </w:r>
      <w:commentRangeEnd w:id="2"/>
      <w:r>
        <w:rPr>
          <w:rStyle w:val="5"/>
          <w:rFonts w:asciiTheme="minorHAnsi" w:hAnsiTheme="minorHAnsi" w:cstheme="minorBidi"/>
        </w:rPr>
        <w:commentReference w:id="2"/>
      </w:r>
      <w:commentRangeEnd w:id="3"/>
      <w:r>
        <w:commentReference w:id="3"/>
      </w:r>
      <w:r>
        <w:t>prefab in Oculus Interaction SDK</w:t>
      </w:r>
    </w:p>
    <w:p>
      <w:pPr>
        <w:pStyle w:val="17"/>
        <w:numPr>
          <w:ilvl w:val="0"/>
          <w:numId w:val="1"/>
        </w:numPr>
        <w:spacing w:line="276" w:lineRule="auto"/>
        <w:ind w:left="420" w:hanging="420"/>
      </w:pPr>
      <w:r>
        <w:t>Describe how to make hands grab</w:t>
      </w:r>
      <w:r>
        <w:rPr>
          <w:rFonts w:hint="default"/>
          <w:lang w:val="en-GB"/>
        </w:rPr>
        <w:t xml:space="preserve"> the</w:t>
      </w:r>
      <w:r>
        <w:t xml:space="preserve"> objects</w:t>
      </w:r>
    </w:p>
    <w:p>
      <w:pPr>
        <w:pStyle w:val="17"/>
        <w:numPr>
          <w:ilvl w:val="0"/>
          <w:numId w:val="1"/>
        </w:numPr>
        <w:spacing w:line="276" w:lineRule="auto"/>
        <w:ind w:left="420" w:hanging="420"/>
      </w:pPr>
      <w:r>
        <w:rPr>
          <w:rFonts w:hint="default"/>
          <w:lang w:val="en-GB"/>
        </w:rPr>
        <w:t>Explain</w:t>
      </w:r>
      <w:r>
        <w:t xml:space="preserve"> left and right grabbable objects</w:t>
      </w:r>
    </w:p>
    <w:p>
      <w:pPr>
        <w:spacing w:line="276" w:lineRule="auto"/>
        <w:jc w:val="both"/>
        <w:rPr>
          <w:color w:val="000000"/>
          <w:sz w:val="24"/>
          <w:szCs w:val="24"/>
        </w:rPr>
      </w:pPr>
    </w:p>
    <w:p>
      <w:pPr>
        <w:pStyle w:val="10"/>
        <w:ind w:left="0" w:firstLine="0"/>
        <w:jc w:val="left"/>
        <w:rPr>
          <w:rFonts w:hint="default"/>
          <w:lang w:val="en-GB"/>
        </w:rPr>
      </w:pPr>
      <w:r>
        <w:t>6.1 What Is Object Grab in V</w:t>
      </w:r>
      <w:r>
        <w:rPr>
          <w:rFonts w:hint="default"/>
          <w:lang w:val="en-GB"/>
        </w:rPr>
        <w:t>R</w:t>
      </w:r>
      <w:r>
        <w:t xml:space="preserve"> Scene</w:t>
      </w:r>
      <w:r>
        <w:rPr>
          <w:rFonts w:hint="default"/>
          <w:lang w:val="en-GB"/>
        </w:rPr>
        <w:t>?</w:t>
      </w:r>
    </w:p>
    <w:p>
      <w:pPr>
        <w:pStyle w:val="13"/>
        <w:jc w:val="both"/>
      </w:pPr>
      <w:r>
        <w:t xml:space="preserve">In </w:t>
      </w:r>
      <w:r>
        <w:rPr>
          <w:rFonts w:hint="default"/>
          <w:lang w:val="en-GB"/>
        </w:rPr>
        <w:t>V</w:t>
      </w:r>
      <w:r>
        <w:t xml:space="preserve">irtual </w:t>
      </w:r>
      <w:r>
        <w:rPr>
          <w:rFonts w:hint="default"/>
          <w:lang w:val="en-GB"/>
        </w:rPr>
        <w:t>R</w:t>
      </w:r>
      <w:r>
        <w:t xml:space="preserve">eality (VR), </w:t>
      </w:r>
      <w:commentRangeStart w:id="4"/>
      <w:commentRangeStart w:id="5"/>
      <w:r>
        <w:t>object grab</w:t>
      </w:r>
      <w:commentRangeEnd w:id="4"/>
      <w:r>
        <w:commentReference w:id="4"/>
      </w:r>
      <w:commentRangeEnd w:id="5"/>
      <w:r>
        <w:commentReference w:id="5"/>
      </w:r>
      <w:r>
        <w:t xml:space="preserve"> is the ability to</w:t>
      </w:r>
      <w:r>
        <w:rPr>
          <w:b w:val="0"/>
          <w:bCs w:val="0"/>
        </w:rPr>
        <w:t xml:space="preserve"> interact with virtual objects</w:t>
      </w:r>
      <w:r>
        <w:t xml:space="preserve"> as if they were real physical objects in the real world. This means that users </w:t>
      </w:r>
      <w:r>
        <w:rPr>
          <w:b w:val="0"/>
          <w:bCs w:val="0"/>
        </w:rPr>
        <w:t xml:space="preserve">can pick up, move, and manipulate </w:t>
      </w:r>
      <w:r>
        <w:t xml:space="preserve">objects using their hands or controllers, just as they would </w:t>
      </w:r>
      <w:r>
        <w:rPr>
          <w:rFonts w:hint="default"/>
          <w:lang w:val="en-GB"/>
        </w:rPr>
        <w:t xml:space="preserve">do </w:t>
      </w:r>
      <w:r>
        <w:t>in real life.</w:t>
      </w:r>
    </w:p>
    <w:p>
      <w:pPr>
        <w:pStyle w:val="13"/>
        <w:jc w:val="both"/>
      </w:pPr>
    </w:p>
    <w:p>
      <w:pPr>
        <w:pStyle w:val="13"/>
        <w:jc w:val="both"/>
      </w:pPr>
      <w:r>
        <w:t xml:space="preserve">To implement an object grab in Unity, developers can use a combination of </w:t>
      </w:r>
      <w:r>
        <w:rPr>
          <w:b w:val="0"/>
          <w:bCs w:val="0"/>
        </w:rPr>
        <w:t>physics and scripting</w:t>
      </w:r>
      <w:r>
        <w:t xml:space="preserve">. The physics engine in Unity can be used to detect collisions between the user’s </w:t>
      </w:r>
      <w:r>
        <w:rPr>
          <w:b w:val="0"/>
          <w:bCs w:val="0"/>
        </w:rPr>
        <w:t>hand or controller</w:t>
      </w:r>
      <w:r>
        <w:t xml:space="preserve"> and the virtual object, while scripts can be used to apply forces and constraints to the object to simulate the physics of grabbing and moving it as shown in Figure 6.1.</w:t>
      </w:r>
    </w:p>
    <w:p>
      <w:pPr>
        <w:pStyle w:val="13"/>
        <w:jc w:val="both"/>
        <w:rPr>
          <w:b/>
          <w:bCs/>
        </w:rPr>
      </w:pPr>
      <w:r>
        <w:rPr>
          <w:rFonts w:ascii="SimSun" w:hAnsi="SimSun" w:eastAsia="SimSun" w:cs="SimSun"/>
          <w:b/>
          <w:bCs/>
          <w:lang w:val="en-IN" w:eastAsia="en-IN"/>
        </w:rPr>
        <w:drawing>
          <wp:anchor distT="0" distB="0" distL="118745" distR="118745" simplePos="0" relativeHeight="251659264" behindDoc="0" locked="0" layoutInCell="1" allowOverlap="1">
            <wp:simplePos x="0" y="0"/>
            <wp:positionH relativeFrom="margin">
              <wp:align>center</wp:align>
            </wp:positionH>
            <wp:positionV relativeFrom="paragraph">
              <wp:posOffset>205740</wp:posOffset>
            </wp:positionV>
            <wp:extent cx="4824095" cy="3129915"/>
            <wp:effectExtent l="0" t="0" r="0" b="0"/>
            <wp:wrapTopAndBottom/>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4824095" cy="3129915"/>
                    </a:xfrm>
                    <a:prstGeom prst="rect">
                      <a:avLst/>
                    </a:prstGeom>
                    <a:noFill/>
                    <a:ln w="9525">
                      <a:noFill/>
                    </a:ln>
                  </pic:spPr>
                </pic:pic>
              </a:graphicData>
            </a:graphic>
          </wp:anchor>
        </w:drawing>
      </w:r>
    </w:p>
    <w:p>
      <w:pPr>
        <w:pStyle w:val="13"/>
        <w:jc w:val="center"/>
        <w:rPr>
          <w:b/>
          <w:bCs/>
        </w:rPr>
      </w:pPr>
      <w:r>
        <w:rPr>
          <w:b/>
          <w:bCs/>
        </w:rPr>
        <w:t xml:space="preserve">Figure 6.1: Illustration </w:t>
      </w:r>
      <w:r>
        <w:rPr>
          <w:rFonts w:hint="default"/>
          <w:b/>
          <w:bCs/>
          <w:lang w:val="en-GB"/>
        </w:rPr>
        <w:t xml:space="preserve">of </w:t>
      </w:r>
      <w:r>
        <w:rPr>
          <w:b/>
          <w:bCs/>
        </w:rPr>
        <w:t xml:space="preserve">Grabbing </w:t>
      </w:r>
      <w:r>
        <w:rPr>
          <w:rFonts w:hint="default"/>
          <w:b/>
          <w:bCs/>
          <w:lang w:val="en-GB"/>
        </w:rPr>
        <w:t xml:space="preserve">an </w:t>
      </w:r>
      <w:r>
        <w:rPr>
          <w:b/>
          <w:bCs/>
        </w:rPr>
        <w:t>Object in VR Scene</w:t>
      </w:r>
    </w:p>
    <w:p>
      <w:pPr>
        <w:pStyle w:val="13"/>
        <w:jc w:val="both"/>
      </w:pPr>
    </w:p>
    <w:p>
      <w:pPr>
        <w:pStyle w:val="13"/>
        <w:jc w:val="both"/>
      </w:pPr>
      <w:r>
        <w:t>One way to implement object grab in Unity is to use the Unity input system, which provides a unified input API that can be used for both traditional input devices (such as keyboards and gamepads) as well as VR controllers. By using t</w:t>
      </w:r>
      <w:r>
        <w:rPr>
          <w:b w:val="0"/>
          <w:bCs w:val="0"/>
        </w:rPr>
        <w:t>he input system, developers can create scripts that detect when the user presses a button</w:t>
      </w:r>
      <w:r>
        <w:t xml:space="preserve"> or trigger on their VR controller to initiate object grab.</w:t>
      </w:r>
    </w:p>
    <w:p>
      <w:pPr>
        <w:pStyle w:val="13"/>
        <w:jc w:val="both"/>
      </w:pPr>
    </w:p>
    <w:p>
      <w:pPr>
        <w:pStyle w:val="13"/>
        <w:jc w:val="both"/>
      </w:pPr>
      <w:r>
        <w:t>Once the user initiates object grab, the script can use the physics engine to apply a force to the object to simulate the</w:t>
      </w:r>
      <w:r>
        <w:rPr>
          <w:b/>
          <w:bCs/>
        </w:rPr>
        <w:t xml:space="preserve"> </w:t>
      </w:r>
      <w:r>
        <w:rPr>
          <w:b w:val="0"/>
          <w:bCs w:val="0"/>
        </w:rPr>
        <w:t>user's grip.</w:t>
      </w:r>
      <w:r>
        <w:t xml:space="preserve"> The script can also apply constraints to the object to limit its movement and rotation, ensuring that it behaves as expected when the user moves it around.</w:t>
      </w:r>
    </w:p>
    <w:p>
      <w:pPr>
        <w:pStyle w:val="13"/>
        <w:jc w:val="both"/>
      </w:pPr>
    </w:p>
    <w:p>
      <w:pPr>
        <w:pStyle w:val="13"/>
        <w:jc w:val="both"/>
      </w:pPr>
      <w:r>
        <w:t>To make object grab more</w:t>
      </w:r>
      <w:r>
        <w:rPr>
          <w:b w:val="0"/>
          <w:bCs w:val="0"/>
        </w:rPr>
        <w:t xml:space="preserve"> intuitive and realistic, developers can also add haptic feedback to the VR controller, </w:t>
      </w:r>
      <w:r>
        <w:t>which provides users with tactile feedback when they interact with virtual objects. This feedback can be used to simulate the sensation of grabbing and holding objects, making the VR experience mor</w:t>
      </w:r>
      <w:r>
        <w:rPr>
          <w:b w:val="0"/>
          <w:bCs w:val="0"/>
        </w:rPr>
        <w:t>e immersive a</w:t>
      </w:r>
      <w:r>
        <w:t>nd engaging.</w:t>
      </w:r>
    </w:p>
    <w:p>
      <w:pPr>
        <w:pStyle w:val="13"/>
        <w:jc w:val="both"/>
      </w:pPr>
    </w:p>
    <w:p>
      <w:pPr>
        <w:pStyle w:val="13"/>
        <w:jc w:val="both"/>
      </w:pPr>
      <w:r>
        <w:t xml:space="preserve">Overall, </w:t>
      </w:r>
      <w:commentRangeStart w:id="6"/>
      <w:commentRangeStart w:id="7"/>
      <w:r>
        <w:t>object grab</w:t>
      </w:r>
      <w:commentRangeEnd w:id="6"/>
      <w:r>
        <w:commentReference w:id="6"/>
      </w:r>
      <w:commentRangeEnd w:id="7"/>
      <w:r>
        <w:commentReference w:id="7"/>
      </w:r>
      <w:r>
        <w:t xml:space="preserve"> is an important feature in VR as it allows users to interact with virtual objects in a way that feels natural and intuitive. By usin</w:t>
      </w:r>
      <w:r>
        <w:rPr>
          <w:b w:val="0"/>
          <w:bCs w:val="0"/>
        </w:rPr>
        <w:t xml:space="preserve">g physics and scripting </w:t>
      </w:r>
      <w:r>
        <w:t>in Unity, developers can create VR applications that provide a more immersive and realistic experience for users.</w:t>
      </w:r>
    </w:p>
    <w:p>
      <w:pPr>
        <w:pStyle w:val="10"/>
        <w:jc w:val="left"/>
      </w:pPr>
      <w:r>
        <w:t>6.2 Why to Make an Object Grabbable?</w:t>
      </w:r>
    </w:p>
    <w:p>
      <w:pPr>
        <w:pStyle w:val="8"/>
        <w:spacing w:beforeAutospacing="0" w:afterAutospacing="0" w:line="276" w:lineRule="auto"/>
        <w:jc w:val="both"/>
        <w:rPr>
          <w:rFonts w:ascii="Bookman Old Style" w:hAnsi="Bookman Old Style"/>
        </w:rPr>
      </w:pPr>
      <w:r>
        <w:rPr>
          <w:rFonts w:ascii="Bookman Old Style" w:hAnsi="Bookman Old Style"/>
        </w:rPr>
        <w:t xml:space="preserve">Making an object grabbable in a VR application can provide several benefits to the user experience. The reasons why object grab may be important in a VR application are </w:t>
      </w:r>
      <w:r>
        <w:rPr>
          <w:rFonts w:hint="default" w:ascii="Bookman Old Style" w:hAnsi="Bookman Old Style"/>
          <w:lang w:val="en-GB"/>
        </w:rPr>
        <w:t xml:space="preserve">as </w:t>
      </w:r>
      <w:r>
        <w:rPr>
          <w:rFonts w:ascii="Bookman Old Style" w:hAnsi="Bookman Old Style"/>
        </w:rPr>
        <w:t>follows:</w:t>
      </w:r>
    </w:p>
    <w:p>
      <w:pPr>
        <w:pStyle w:val="8"/>
        <w:spacing w:beforeAutospacing="0" w:afterAutospacing="0" w:line="276" w:lineRule="auto"/>
        <w:jc w:val="both"/>
        <w:rPr>
          <w:rFonts w:ascii="Bookman Old Style" w:hAnsi="Bookman Old Style"/>
        </w:rPr>
      </w:pPr>
    </w:p>
    <w:p>
      <w:pPr>
        <w:pStyle w:val="13"/>
        <w:numPr>
          <w:ilvl w:val="0"/>
          <w:numId w:val="2"/>
        </w:numPr>
      </w:pPr>
      <w:r>
        <w:rPr>
          <w:b/>
          <w:bCs/>
        </w:rPr>
        <w:t>Immersion</w:t>
      </w:r>
      <w:r>
        <w:rPr>
          <w:b w:val="0"/>
          <w:bCs w:val="0"/>
        </w:rPr>
        <w:t>:</w:t>
      </w:r>
      <w:r>
        <w:t xml:space="preserve"> By allowing users to interact with objects in a realistic way, object grab can increase the sense of immersion in a VR environment. When users can </w:t>
      </w:r>
      <w:r>
        <w:rPr>
          <w:b w:val="0"/>
          <w:bCs w:val="0"/>
        </w:rPr>
        <w:t>pick up and move objects</w:t>
      </w:r>
      <w:r>
        <w:t xml:space="preserve"> using their hands or controllers, it can create a more engaging and interactive experience.</w:t>
      </w:r>
    </w:p>
    <w:p>
      <w:pPr>
        <w:pStyle w:val="13"/>
        <w:numPr>
          <w:ilvl w:val="0"/>
          <w:numId w:val="2"/>
        </w:numPr>
      </w:pPr>
      <w:r>
        <w:rPr>
          <w:b/>
          <w:bCs/>
        </w:rPr>
        <w:t>Natural Interaction</w:t>
      </w:r>
      <w:r>
        <w:rPr>
          <w:b w:val="0"/>
          <w:bCs w:val="0"/>
        </w:rPr>
        <w:t>:</w:t>
      </w:r>
      <w:r>
        <w:t xml:space="preserve"> Object grab can provide a more natural and intuitive way for users to interact with virtual objects. Instead of using a traditional input device, such as a mouse or </w:t>
      </w:r>
      <w:r>
        <w:rPr>
          <w:b w:val="0"/>
          <w:bCs w:val="0"/>
        </w:rPr>
        <w:t>keyboard</w:t>
      </w:r>
      <w:r>
        <w:t>, users can manipulate objects in the same way they would in the real world.</w:t>
      </w:r>
    </w:p>
    <w:p>
      <w:pPr>
        <w:pStyle w:val="13"/>
        <w:numPr>
          <w:ilvl w:val="0"/>
          <w:numId w:val="2"/>
        </w:numPr>
      </w:pPr>
      <w:r>
        <w:rPr>
          <w:b/>
          <w:bCs/>
        </w:rPr>
        <w:t>Problem Solving</w:t>
      </w:r>
      <w:r>
        <w:rPr>
          <w:b w:val="0"/>
          <w:bCs w:val="0"/>
        </w:rPr>
        <w:t>:</w:t>
      </w:r>
      <w:r>
        <w:t xml:space="preserve"> In many VR applications, the ability to grab objects can be important for problem-solving and completing tasks. For example, a puzzle game may require the user to move objects around in order to solve a puzzle, or a </w:t>
      </w:r>
      <w:r>
        <w:rPr>
          <w:b w:val="0"/>
          <w:bCs w:val="0"/>
        </w:rPr>
        <w:t>virtual training</w:t>
      </w:r>
      <w:r>
        <w:t xml:space="preserve"> application may require users to manipulate objects to learn a new skill.</w:t>
      </w:r>
    </w:p>
    <w:p>
      <w:pPr>
        <w:pStyle w:val="13"/>
        <w:numPr>
          <w:ilvl w:val="0"/>
          <w:numId w:val="2"/>
        </w:numPr>
      </w:pPr>
      <w:r>
        <w:rPr>
          <w:b/>
          <w:bCs/>
        </w:rPr>
        <w:t>Accessibility</w:t>
      </w:r>
      <w:r>
        <w:rPr>
          <w:b w:val="0"/>
          <w:bCs w:val="0"/>
        </w:rPr>
        <w:t>:</w:t>
      </w:r>
      <w:r>
        <w:t xml:space="preserve"> Object grab can also make VR applications more accessible to users with physical disabilities or limitations. By allowing users t</w:t>
      </w:r>
      <w:r>
        <w:rPr>
          <w:b w:val="0"/>
          <w:bCs w:val="0"/>
        </w:rPr>
        <w:t>o manipulate objects u</w:t>
      </w:r>
      <w:r>
        <w:t>sing their hands or controllers, VR applications can be more inclusive and provide a more equitable experience for all users.</w:t>
      </w:r>
    </w:p>
    <w:p>
      <w:pPr>
        <w:pStyle w:val="10"/>
        <w:ind w:left="851" w:hanging="851"/>
        <w:jc w:val="both"/>
      </w:pPr>
    </w:p>
    <w:p>
      <w:pPr>
        <w:pStyle w:val="10"/>
        <w:ind w:left="851" w:hanging="851"/>
        <w:jc w:val="left"/>
        <w:rPr>
          <w:rFonts w:hint="default"/>
          <w:lang w:val="en-GB"/>
        </w:rPr>
      </w:pPr>
      <w:r>
        <w:t xml:space="preserve">6.3 Benefits of Making VR Hand Interactable in </w:t>
      </w:r>
      <w:r>
        <w:rPr>
          <w:rFonts w:hint="default"/>
          <w:lang w:val="en-GB"/>
        </w:rPr>
        <w:t xml:space="preserve">a </w:t>
      </w:r>
      <w:r>
        <w:t>VR</w:t>
      </w:r>
      <w:r>
        <w:rPr>
          <w:rFonts w:hint="default"/>
          <w:lang w:val="en-GB"/>
        </w:rPr>
        <w:t xml:space="preserve"> Application</w:t>
      </w:r>
    </w:p>
    <w:p>
      <w:pPr>
        <w:pStyle w:val="14"/>
        <w:jc w:val="both"/>
      </w:pPr>
      <w:r>
        <w:t xml:space="preserve">Making VR hands </w:t>
      </w:r>
      <w:r>
        <w:rPr>
          <w:b w:val="0"/>
          <w:bCs w:val="0"/>
        </w:rPr>
        <w:t>interactable in a VR</w:t>
      </w:r>
      <w:r>
        <w:t xml:space="preserve"> application can provide several benefits to the user experience. The reasons why hand interactivity may be important in a VR application are as follows:</w:t>
      </w:r>
    </w:p>
    <w:p>
      <w:pPr>
        <w:pStyle w:val="14"/>
        <w:jc w:val="both"/>
      </w:pPr>
    </w:p>
    <w:p>
      <w:pPr>
        <w:pStyle w:val="14"/>
        <w:jc w:val="both"/>
      </w:pPr>
      <w:r>
        <w:rPr>
          <w:b/>
          <w:bCs/>
        </w:rPr>
        <w:t>Enhanced Gameplay</w:t>
      </w:r>
      <w:r>
        <w:rPr>
          <w:b w:val="0"/>
          <w:bCs w:val="0"/>
        </w:rPr>
        <w:t>:</w:t>
      </w:r>
      <w:r>
        <w:t xml:space="preserve"> Hand interactivity can also enhance the gameplay of VR applications by enabling new gameplay mechanics and interactions. For example, in a game, users may require to use their hands to grab objects, shoot a gun, or perform other actions. By making hands interactable, developers can create new and engaging interactions that enhance the overall gameplay experience.</w:t>
      </w:r>
    </w:p>
    <w:p>
      <w:pPr>
        <w:pStyle w:val="14"/>
        <w:jc w:val="both"/>
      </w:pPr>
    </w:p>
    <w:p>
      <w:pPr>
        <w:pStyle w:val="10"/>
        <w:jc w:val="left"/>
      </w:pPr>
      <w:r>
        <w:t>6.4 LocalAvatar Prefab Oculus Interaction SDK</w:t>
      </w:r>
    </w:p>
    <w:p>
      <w:pPr>
        <w:pStyle w:val="14"/>
        <w:jc w:val="both"/>
      </w:pPr>
    </w:p>
    <w:p>
      <w:pPr>
        <w:pStyle w:val="17"/>
        <w:spacing w:line="276" w:lineRule="auto"/>
        <w:jc w:val="both"/>
      </w:pPr>
      <w:r>
        <w:t xml:space="preserve">The </w:t>
      </w:r>
      <w:r>
        <w:rPr>
          <w:b w:val="0"/>
          <w:bCs w:val="0"/>
        </w:rPr>
        <w:t>LocalAvatar</w:t>
      </w:r>
      <w:r>
        <w:t xml:space="preserve"> prefab in the Oculus Integration SDK is a pre-made </w:t>
      </w:r>
      <w:commentRangeStart w:id="8"/>
      <w:r>
        <w:rPr>
          <w:rFonts w:hint="default"/>
          <w:lang w:val="en-GB"/>
        </w:rPr>
        <w:t>G</w:t>
      </w:r>
      <w:r>
        <w:t>ame</w:t>
      </w:r>
      <w:r>
        <w:rPr>
          <w:rFonts w:hint="default"/>
          <w:lang w:val="en-GB"/>
        </w:rPr>
        <w:t>O</w:t>
      </w:r>
      <w:r>
        <w:t>bject</w:t>
      </w:r>
      <w:commentRangeEnd w:id="8"/>
      <w:r>
        <w:commentReference w:id="8"/>
      </w:r>
      <w:r>
        <w:t xml:space="preserve"> that represents the user’s virtual self in the VR scene. It includes a set of standard components and scripts that are designed to work with the Oculus touch controllers and provide a basic set of interactions, such as hand presence and basic grabbing functionality.</w:t>
      </w:r>
    </w:p>
    <w:p>
      <w:pPr>
        <w:pStyle w:val="17"/>
        <w:spacing w:line="276" w:lineRule="auto"/>
        <w:jc w:val="both"/>
      </w:pPr>
    </w:p>
    <w:p>
      <w:pPr>
        <w:pStyle w:val="17"/>
        <w:spacing w:line="276" w:lineRule="auto"/>
        <w:jc w:val="both"/>
      </w:pPr>
      <w:r>
        <w:t>The</w:t>
      </w:r>
      <w:r>
        <w:rPr>
          <w:b w:val="0"/>
          <w:bCs w:val="0"/>
        </w:rPr>
        <w:t xml:space="preserve"> LocalAvatar </w:t>
      </w:r>
      <w:r>
        <w:t xml:space="preserve">prefab is used to represent the player’s own virtual body and hands within the </w:t>
      </w:r>
      <w:r>
        <w:rPr>
          <w:b w:val="0"/>
          <w:bCs w:val="0"/>
        </w:rPr>
        <w:t>VR environment</w:t>
      </w:r>
      <w:r>
        <w:t xml:space="preserve"> and allows for </w:t>
      </w:r>
      <w:r>
        <w:rPr>
          <w:b w:val="0"/>
          <w:bCs w:val="0"/>
        </w:rPr>
        <w:t xml:space="preserve">natural and intuitive interactions </w:t>
      </w:r>
      <w:r>
        <w:t>with objects in the scene.</w:t>
      </w:r>
    </w:p>
    <w:p>
      <w:pPr>
        <w:pStyle w:val="17"/>
        <w:spacing w:line="276" w:lineRule="auto"/>
        <w:jc w:val="both"/>
      </w:pPr>
    </w:p>
    <w:p>
      <w:pPr>
        <w:pStyle w:val="17"/>
        <w:spacing w:line="276" w:lineRule="auto"/>
        <w:jc w:val="both"/>
      </w:pPr>
      <w:r>
        <w:t xml:space="preserve">The prefab includes a set of components such as the </w:t>
      </w:r>
      <w:r>
        <w:rPr>
          <w:b w:val="0"/>
          <w:bCs w:val="0"/>
        </w:rPr>
        <w:t xml:space="preserve">OVRPlayerController, </w:t>
      </w:r>
      <w:r>
        <w:t>which provides basic movement controls and collision detection, and the</w:t>
      </w:r>
      <w:r>
        <w:rPr>
          <w:b w:val="0"/>
          <w:bCs w:val="0"/>
        </w:rPr>
        <w:t xml:space="preserve"> OVRHandPrefab,</w:t>
      </w:r>
      <w:r>
        <w:t xml:space="preserve"> which represents the player's hands and includes scripts for </w:t>
      </w:r>
      <w:r>
        <w:rPr>
          <w:b w:val="0"/>
          <w:bCs w:val="0"/>
        </w:rPr>
        <w:t>hand tracking</w:t>
      </w:r>
      <w:r>
        <w:t>, haptic feedback, and basic grabbing functionality.</w:t>
      </w:r>
    </w:p>
    <w:p>
      <w:pPr>
        <w:pStyle w:val="17"/>
        <w:spacing w:line="276" w:lineRule="auto"/>
        <w:jc w:val="both"/>
      </w:pPr>
    </w:p>
    <w:p>
      <w:pPr>
        <w:pStyle w:val="17"/>
        <w:spacing w:line="276" w:lineRule="auto"/>
        <w:jc w:val="both"/>
      </w:pPr>
      <w:r>
        <w:t>In addition to the standard components and scripts, the</w:t>
      </w:r>
      <w:r>
        <w:rPr>
          <w:b w:val="0"/>
          <w:bCs w:val="0"/>
        </w:rPr>
        <w:t xml:space="preserve"> LocalAvatar </w:t>
      </w:r>
      <w:r>
        <w:t>prefab can be customized and extended with additional scripts and components to add more</w:t>
      </w:r>
      <w:r>
        <w:rPr>
          <w:b w:val="0"/>
          <w:bCs w:val="0"/>
        </w:rPr>
        <w:t xml:space="preserve"> complex interactions</w:t>
      </w:r>
      <w:r>
        <w:t xml:space="preserve"> and functionality, such as advanced grabbing and throwing mechanics, object manipulation, and more.</w:t>
      </w:r>
    </w:p>
    <w:p>
      <w:pPr>
        <w:pStyle w:val="14"/>
        <w:jc w:val="both"/>
      </w:pPr>
    </w:p>
    <w:p>
      <w:pPr>
        <w:pStyle w:val="10"/>
        <w:ind w:left="851" w:hanging="851"/>
        <w:jc w:val="left"/>
      </w:pPr>
      <w:r>
        <w:t xml:space="preserve">6.5 The GrabAvatarLeft and GrabAvatarRight Prefabs </w:t>
      </w:r>
    </w:p>
    <w:p>
      <w:pPr>
        <w:pStyle w:val="17"/>
        <w:spacing w:line="276" w:lineRule="auto"/>
        <w:jc w:val="both"/>
        <w:rPr>
          <w:ins w:id="0" w:author="asus" w:date="2023-05-13T23:50:36Z"/>
        </w:rPr>
      </w:pPr>
      <w:r>
        <w:t xml:space="preserve">The </w:t>
      </w:r>
      <w:commentRangeStart w:id="9"/>
      <w:commentRangeStart w:id="10"/>
      <w:r>
        <w:rPr>
          <w:b/>
          <w:bCs/>
        </w:rPr>
        <w:t>GrabAvatarLeft and GrabAvatarRight</w:t>
      </w:r>
      <w:r>
        <w:t xml:space="preserve"> prefabs in the Oculus Integration SDK for Unity are pre-made </w:t>
      </w:r>
      <w:r>
        <w:rPr>
          <w:rFonts w:hint="default"/>
          <w:lang w:val="en-GB"/>
        </w:rPr>
        <w:t>G</w:t>
      </w:r>
      <w:commentRangeEnd w:id="9"/>
      <w:r>
        <w:rPr>
          <w:rStyle w:val="5"/>
          <w:rFonts w:asciiTheme="minorHAnsi" w:hAnsiTheme="minorHAnsi" w:cstheme="minorBidi"/>
        </w:rPr>
        <w:commentReference w:id="9"/>
      </w:r>
      <w:commentRangeEnd w:id="10"/>
      <w:r>
        <w:commentReference w:id="10"/>
      </w:r>
      <w:r>
        <w:t>ame</w:t>
      </w:r>
      <w:r>
        <w:rPr>
          <w:rFonts w:hint="default"/>
          <w:lang w:val="en-GB"/>
        </w:rPr>
        <w:t>O</w:t>
      </w:r>
      <w:r>
        <w:t>bjects that represent the user’s hands in the VR scene and provide advanced</w:t>
      </w:r>
      <w:r>
        <w:rPr>
          <w:b/>
          <w:bCs/>
        </w:rPr>
        <w:t xml:space="preserve"> </w:t>
      </w:r>
      <w:r>
        <w:rPr>
          <w:b w:val="0"/>
          <w:bCs w:val="0"/>
        </w:rPr>
        <w:t>grabbing functionality</w:t>
      </w:r>
      <w:r>
        <w:t>.</w:t>
      </w:r>
    </w:p>
    <w:p>
      <w:pPr>
        <w:pStyle w:val="17"/>
        <w:spacing w:line="276" w:lineRule="auto"/>
        <w:jc w:val="both"/>
      </w:pPr>
      <w:ins w:id="1" w:author="asus" w:date="2023-05-13T23:50:37Z">
        <w:r>
          <w:rPr/>
          <w:drawing>
            <wp:inline distT="0" distB="0" distL="114300" distR="114300">
              <wp:extent cx="5274310" cy="2785110"/>
              <wp:effectExtent l="0" t="0" r="1397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8"/>
                      <a:stretch>
                        <a:fillRect/>
                      </a:stretch>
                    </pic:blipFill>
                    <pic:spPr>
                      <a:xfrm>
                        <a:off x="0" y="0"/>
                        <a:ext cx="5274310" cy="2785110"/>
                      </a:xfrm>
                      <a:prstGeom prst="rect">
                        <a:avLst/>
                      </a:prstGeom>
                      <a:noFill/>
                      <a:ln>
                        <a:noFill/>
                      </a:ln>
                    </pic:spPr>
                  </pic:pic>
                </a:graphicData>
              </a:graphic>
            </wp:inline>
          </w:drawing>
        </w:r>
      </w:ins>
    </w:p>
    <w:p>
      <w:pPr>
        <w:pStyle w:val="22"/>
        <w:jc w:val="center"/>
        <w:rPr>
          <w:rFonts w:hint="default"/>
          <w:lang w:val="en-US"/>
        </w:rPr>
      </w:pPr>
      <w:ins w:id="3" w:author="asus" w:date="2023-05-13T23:52:17Z">
        <w:r>
          <w:rPr>
            <w:rFonts w:hint="default"/>
            <w:lang w:val="en-US"/>
          </w:rPr>
          <w:t>F</w:t>
        </w:r>
      </w:ins>
      <w:ins w:id="4" w:author="asus" w:date="2023-05-13T23:52:18Z">
        <w:r>
          <w:rPr>
            <w:rFonts w:hint="default"/>
            <w:lang w:val="en-US"/>
          </w:rPr>
          <w:t>i</w:t>
        </w:r>
      </w:ins>
      <w:ins w:id="5" w:author="asus" w:date="2023-05-13T23:52:19Z">
        <w:r>
          <w:rPr>
            <w:rFonts w:hint="default"/>
            <w:lang w:val="en-US"/>
          </w:rPr>
          <w:t>gur</w:t>
        </w:r>
      </w:ins>
      <w:ins w:id="6" w:author="asus" w:date="2023-05-13T23:52:20Z">
        <w:r>
          <w:rPr>
            <w:rFonts w:hint="default"/>
            <w:lang w:val="en-US"/>
          </w:rPr>
          <w:t>e</w:t>
        </w:r>
      </w:ins>
      <w:ins w:id="7" w:author="asus" w:date="2023-05-13T23:52:40Z">
        <w:r>
          <w:rPr>
            <w:rFonts w:hint="default"/>
            <w:lang w:val="en-US"/>
          </w:rPr>
          <w:t xml:space="preserve"> 6</w:t>
        </w:r>
      </w:ins>
      <w:ins w:id="8" w:author="asus" w:date="2023-05-13T23:52:41Z">
        <w:r>
          <w:rPr>
            <w:rFonts w:hint="default"/>
            <w:lang w:val="en-US"/>
          </w:rPr>
          <w:t>.</w:t>
        </w:r>
      </w:ins>
      <w:ins w:id="9" w:author="asus" w:date="2023-05-14T00:05:13Z">
        <w:r>
          <w:rPr>
            <w:rFonts w:hint="default"/>
            <w:lang w:val="en-US"/>
          </w:rPr>
          <w:t>2</w:t>
        </w:r>
      </w:ins>
      <w:ins w:id="10" w:author="asus" w:date="2023-05-13T23:52:20Z">
        <w:r>
          <w:rPr>
            <w:rFonts w:hint="default"/>
            <w:lang w:val="en-US"/>
          </w:rPr>
          <w:t xml:space="preserve"> </w:t>
        </w:r>
      </w:ins>
      <w:ins w:id="11" w:author="asus" w:date="2023-05-13T23:52:21Z">
        <w:r>
          <w:rPr>
            <w:rFonts w:hint="default"/>
            <w:lang w:val="en-US"/>
          </w:rPr>
          <w:t xml:space="preserve">: </w:t>
        </w:r>
      </w:ins>
      <w:ins w:id="12" w:author="asus" w:date="2023-05-13T23:51:58Z">
        <w:r>
          <w:rPr>
            <w:rFonts w:hint="default"/>
            <w:lang w:val="en-US"/>
          </w:rPr>
          <w:t>Gr</w:t>
        </w:r>
      </w:ins>
      <w:ins w:id="13" w:author="asus" w:date="2023-05-13T23:51:59Z">
        <w:r>
          <w:rPr>
            <w:rFonts w:hint="default"/>
            <w:lang w:val="en-US"/>
          </w:rPr>
          <w:t>ab</w:t>
        </w:r>
      </w:ins>
      <w:ins w:id="14" w:author="asus" w:date="2023-05-13T23:52:00Z">
        <w:r>
          <w:rPr>
            <w:rFonts w:hint="default"/>
            <w:lang w:val="en-US"/>
          </w:rPr>
          <w:t>A</w:t>
        </w:r>
      </w:ins>
      <w:ins w:id="15" w:author="asus" w:date="2023-05-13T23:52:01Z">
        <w:r>
          <w:rPr>
            <w:rFonts w:hint="default"/>
            <w:lang w:val="en-US"/>
          </w:rPr>
          <w:t>va</w:t>
        </w:r>
      </w:ins>
      <w:ins w:id="16" w:author="asus" w:date="2023-05-13T23:52:02Z">
        <w:r>
          <w:rPr>
            <w:rFonts w:hint="default"/>
            <w:lang w:val="en-US"/>
          </w:rPr>
          <w:t>tar</w:t>
        </w:r>
      </w:ins>
      <w:ins w:id="17" w:author="asus" w:date="2023-05-13T23:51:35Z">
        <w:r>
          <w:rPr>
            <w:rFonts w:hint="default"/>
            <w:lang w:val="en-US"/>
          </w:rPr>
          <w:t>L</w:t>
        </w:r>
      </w:ins>
      <w:ins w:id="18" w:author="asus" w:date="2023-05-13T23:51:36Z">
        <w:r>
          <w:rPr>
            <w:rFonts w:hint="default"/>
            <w:lang w:val="en-US"/>
          </w:rPr>
          <w:t>eft</w:t>
        </w:r>
      </w:ins>
      <w:ins w:id="19" w:author="asus" w:date="2023-05-13T23:51:38Z">
        <w:r>
          <w:rPr>
            <w:rFonts w:hint="default"/>
            <w:lang w:val="en-US"/>
          </w:rPr>
          <w:t xml:space="preserve"> an</w:t>
        </w:r>
      </w:ins>
      <w:ins w:id="20" w:author="asus" w:date="2023-05-13T23:51:39Z">
        <w:r>
          <w:rPr>
            <w:rFonts w:hint="default"/>
            <w:lang w:val="en-US"/>
          </w:rPr>
          <w:t xml:space="preserve">d </w:t>
        </w:r>
      </w:ins>
      <w:ins w:id="21" w:author="asus" w:date="2023-05-13T23:51:53Z">
        <w:r>
          <w:rPr>
            <w:rFonts w:hint="default"/>
            <w:lang w:val="en-US"/>
          </w:rPr>
          <w:t>Grab</w:t>
        </w:r>
      </w:ins>
      <w:ins w:id="22" w:author="asus" w:date="2023-05-13T23:51:54Z">
        <w:r>
          <w:rPr>
            <w:rFonts w:hint="default"/>
            <w:lang w:val="en-US"/>
          </w:rPr>
          <w:t>Avat</w:t>
        </w:r>
      </w:ins>
      <w:ins w:id="23" w:author="asus" w:date="2023-05-13T23:51:55Z">
        <w:r>
          <w:rPr>
            <w:rFonts w:hint="default"/>
            <w:lang w:val="en-US"/>
          </w:rPr>
          <w:t>ar</w:t>
        </w:r>
      </w:ins>
      <w:ins w:id="24" w:author="asus" w:date="2023-05-13T23:51:39Z">
        <w:r>
          <w:rPr>
            <w:rFonts w:hint="default"/>
            <w:lang w:val="en-US"/>
          </w:rPr>
          <w:t>Ri</w:t>
        </w:r>
      </w:ins>
      <w:ins w:id="25" w:author="asus" w:date="2023-05-13T23:51:50Z">
        <w:r>
          <w:rPr>
            <w:rFonts w:hint="default"/>
            <w:lang w:val="en-US"/>
          </w:rPr>
          <w:t>ght</w:t>
        </w:r>
      </w:ins>
    </w:p>
    <w:p>
      <w:pPr>
        <w:pStyle w:val="17"/>
        <w:spacing w:line="276" w:lineRule="auto"/>
        <w:jc w:val="both"/>
      </w:pPr>
      <w:r>
        <w:t xml:space="preserve">These prefabs are an extension of the LocalAvatar prefab and include additional scripts and components that enable more advanced grabbing and object manipulation. </w:t>
      </w:r>
    </w:p>
    <w:p>
      <w:pPr>
        <w:pStyle w:val="17"/>
        <w:spacing w:line="276" w:lineRule="auto"/>
        <w:jc w:val="both"/>
      </w:pPr>
      <w:r>
        <w:t>They are specifically designed to work with the Oculus touch controllers and provide a range of features, including:</w:t>
      </w:r>
    </w:p>
    <w:p>
      <w:pPr>
        <w:pStyle w:val="17"/>
        <w:numPr>
          <w:ilvl w:val="0"/>
          <w:numId w:val="3"/>
        </w:numPr>
        <w:spacing w:line="276" w:lineRule="auto"/>
        <w:ind w:left="420" w:hanging="420"/>
        <w:jc w:val="both"/>
      </w:pPr>
      <w:r>
        <w:rPr>
          <w:b/>
          <w:bCs/>
        </w:rPr>
        <w:t>Grabbing and releasing</w:t>
      </w:r>
      <w:r>
        <w:t xml:space="preserve"> objects with different grips and force thresholds.</w:t>
      </w:r>
    </w:p>
    <w:p>
      <w:pPr>
        <w:pStyle w:val="17"/>
        <w:numPr>
          <w:ilvl w:val="0"/>
          <w:numId w:val="3"/>
        </w:numPr>
        <w:spacing w:line="276" w:lineRule="auto"/>
        <w:ind w:left="420" w:hanging="420"/>
        <w:jc w:val="both"/>
      </w:pPr>
      <w:r>
        <w:rPr>
          <w:b/>
          <w:bCs/>
        </w:rPr>
        <w:t>Haptic feedback</w:t>
      </w:r>
      <w:r>
        <w:t xml:space="preserve"> when grabbing and releasing objects.</w:t>
      </w:r>
    </w:p>
    <w:p>
      <w:pPr>
        <w:pStyle w:val="17"/>
        <w:numPr>
          <w:ilvl w:val="0"/>
          <w:numId w:val="3"/>
        </w:numPr>
        <w:spacing w:line="276" w:lineRule="auto"/>
        <w:ind w:left="420" w:hanging="420"/>
        <w:jc w:val="both"/>
      </w:pPr>
      <w:r>
        <w:rPr>
          <w:b/>
          <w:bCs/>
        </w:rPr>
        <w:t>Throwing</w:t>
      </w:r>
      <w:r>
        <w:t xml:space="preserve"> objects with realistic physics and velocity.</w:t>
      </w:r>
    </w:p>
    <w:p>
      <w:pPr>
        <w:pStyle w:val="17"/>
        <w:numPr>
          <w:ilvl w:val="0"/>
          <w:numId w:val="3"/>
        </w:numPr>
        <w:spacing w:line="276" w:lineRule="auto"/>
        <w:ind w:left="420" w:hanging="420"/>
        <w:jc w:val="both"/>
      </w:pPr>
      <w:r>
        <w:rPr>
          <w:b/>
          <w:bCs/>
        </w:rPr>
        <w:t>Two-handed interactions</w:t>
      </w:r>
      <w:r>
        <w:rPr>
          <w:b w:val="0"/>
          <w:bCs w:val="0"/>
        </w:rPr>
        <w:t>,</w:t>
      </w:r>
      <w:r>
        <w:t xml:space="preserve"> allowing for the manipulation of larger objects or multiple objects at once.</w:t>
      </w:r>
    </w:p>
    <w:p>
      <w:pPr>
        <w:pStyle w:val="17"/>
        <w:spacing w:line="276" w:lineRule="auto"/>
        <w:jc w:val="both"/>
      </w:pPr>
    </w:p>
    <w:p>
      <w:pPr>
        <w:pStyle w:val="17"/>
        <w:spacing w:line="276" w:lineRule="auto"/>
        <w:jc w:val="both"/>
      </w:pPr>
      <w:r>
        <w:t>The</w:t>
      </w:r>
      <w:r>
        <w:rPr>
          <w:b/>
          <w:bCs/>
        </w:rPr>
        <w:t xml:space="preserve"> </w:t>
      </w:r>
      <w:r>
        <w:rPr>
          <w:b w:val="0"/>
          <w:bCs w:val="0"/>
        </w:rPr>
        <w:t>GrabAvatarLeft and GrabAvatarRight</w:t>
      </w:r>
      <w:r>
        <w:rPr>
          <w:b/>
          <w:bCs/>
        </w:rPr>
        <w:t xml:space="preserve"> </w:t>
      </w:r>
      <w:r>
        <w:t xml:space="preserve">prefabs work in conjunction with the OVRGrabbable script, which is added to any object with which interaction is required in the scene. This script allows the object to be grabbed and released by the player’s hands using the advanced grabbing functionality provided by the </w:t>
      </w:r>
      <w:r>
        <w:rPr>
          <w:b w:val="0"/>
          <w:bCs w:val="0"/>
        </w:rPr>
        <w:t>GrabAvatar prefabs</w:t>
      </w:r>
      <w:r>
        <w:t>.</w:t>
      </w:r>
    </w:p>
    <w:p>
      <w:pPr>
        <w:pStyle w:val="17"/>
        <w:spacing w:line="276" w:lineRule="auto"/>
        <w:jc w:val="both"/>
      </w:pPr>
    </w:p>
    <w:p>
      <w:pPr>
        <w:pStyle w:val="17"/>
        <w:spacing w:line="276" w:lineRule="auto"/>
        <w:jc w:val="both"/>
      </w:pPr>
      <w:r>
        <w:t>Ov</w:t>
      </w:r>
      <w:r>
        <w:rPr>
          <w:b w:val="0"/>
          <w:bCs w:val="0"/>
        </w:rPr>
        <w:t>erall, the GrabAvatarLeft and GrabAvatarRight prefabs provide a powerful set of tools for developers to create immersive and intuitive</w:t>
      </w:r>
      <w:r>
        <w:t xml:space="preserve"> interactions in VR scenes using the Oculus Integration SDK.</w:t>
      </w:r>
    </w:p>
    <w:p>
      <w:pPr>
        <w:pStyle w:val="8"/>
        <w:spacing w:line="276" w:lineRule="auto"/>
        <w:jc w:val="both"/>
        <w:rPr>
          <w:rFonts w:ascii="Bookman Old Style" w:hAnsi="Bookman Old Style"/>
        </w:rPr>
      </w:pPr>
      <w:r>
        <w:rPr>
          <w:rFonts w:ascii="Bookman Old Style" w:hAnsi="Bookman Old Style"/>
        </w:rPr>
        <w:t xml:space="preserve">The </w:t>
      </w:r>
      <w:r>
        <w:rPr>
          <w:rFonts w:ascii="Bookman Old Style" w:hAnsi="Bookman Old Style"/>
          <w:b w:val="0"/>
          <w:bCs w:val="0"/>
        </w:rPr>
        <w:t>OVRGrabbable</w:t>
      </w:r>
      <w:r>
        <w:rPr>
          <w:rFonts w:ascii="Bookman Old Style" w:hAnsi="Bookman Old Style"/>
        </w:rPr>
        <w:t xml:space="preserve"> prefab in the Oculus Integration SDK for Unity is a pre-made game object that can be used to make any object in the VR scene</w:t>
      </w:r>
      <w:r>
        <w:rPr>
          <w:rFonts w:ascii="Bookman Old Style" w:hAnsi="Bookman Old Style"/>
          <w:b w:val="0"/>
          <w:bCs w:val="0"/>
        </w:rPr>
        <w:t xml:space="preserve"> grabbable</w:t>
      </w:r>
      <w:r>
        <w:rPr>
          <w:rFonts w:ascii="Bookman Old Style" w:hAnsi="Bookman Old Style"/>
          <w:b/>
          <w:bCs/>
        </w:rPr>
        <w:t xml:space="preserve"> </w:t>
      </w:r>
      <w:r>
        <w:rPr>
          <w:rFonts w:ascii="Bookman Old Style" w:hAnsi="Bookman Old Style"/>
        </w:rPr>
        <w:t>by the player’s hands.</w:t>
      </w:r>
    </w:p>
    <w:p>
      <w:pPr>
        <w:pStyle w:val="10"/>
        <w:jc w:val="left"/>
      </w:pPr>
      <w:r>
        <w:t xml:space="preserve">6.6 </w:t>
      </w:r>
      <w:commentRangeStart w:id="11"/>
      <w:commentRangeStart w:id="12"/>
      <w:r>
        <w:t>OVRGrabbable Script</w:t>
      </w:r>
      <w:commentRangeEnd w:id="11"/>
      <w:r>
        <w:commentReference w:id="11"/>
      </w:r>
      <w:commentRangeEnd w:id="12"/>
      <w:r>
        <w:commentReference w:id="12"/>
      </w:r>
    </w:p>
    <w:p>
      <w:pPr>
        <w:pStyle w:val="17"/>
        <w:spacing w:line="276" w:lineRule="auto"/>
        <w:jc w:val="both"/>
      </w:pPr>
      <w:r>
        <w:t>When the</w:t>
      </w:r>
      <w:r>
        <w:rPr>
          <w:b w:val="0"/>
          <w:bCs w:val="0"/>
        </w:rPr>
        <w:t xml:space="preserve"> OVRGrabbable</w:t>
      </w:r>
      <w:r>
        <w:t xml:space="preserve"> script is added to an object in the scene, it allows the player to interact with that object by grabbing it with their hands using the </w:t>
      </w:r>
      <w:r>
        <w:rPr>
          <w:b w:val="0"/>
          <w:bCs w:val="0"/>
        </w:rPr>
        <w:t>Oculus touch controllers</w:t>
      </w:r>
      <w:r>
        <w:t>. The script provides a range of features that enable realistic and intuitive grabbing and object manipulation, including:</w:t>
      </w:r>
    </w:p>
    <w:p>
      <w:pPr>
        <w:pStyle w:val="17"/>
        <w:numPr>
          <w:ilvl w:val="0"/>
          <w:numId w:val="4"/>
        </w:numPr>
        <w:spacing w:line="276" w:lineRule="auto"/>
        <w:ind w:left="360" w:hanging="360"/>
        <w:jc w:val="both"/>
        <w:rPr>
          <w:b w:val="0"/>
          <w:bCs w:val="0"/>
        </w:rPr>
      </w:pPr>
      <w:r>
        <w:rPr>
          <w:b w:val="0"/>
          <w:bCs w:val="0"/>
        </w:rPr>
        <w:t>The ability to specify different grips and force thresholds for grabbing and releasing the object.</w:t>
      </w:r>
    </w:p>
    <w:p>
      <w:pPr>
        <w:pStyle w:val="17"/>
        <w:numPr>
          <w:ilvl w:val="0"/>
          <w:numId w:val="4"/>
        </w:numPr>
        <w:spacing w:line="276" w:lineRule="auto"/>
        <w:ind w:left="360" w:hanging="360"/>
        <w:jc w:val="both"/>
        <w:rPr>
          <w:b w:val="0"/>
          <w:bCs w:val="0"/>
        </w:rPr>
      </w:pPr>
      <w:r>
        <w:rPr>
          <w:b w:val="0"/>
          <w:bCs w:val="0"/>
        </w:rPr>
        <w:t>Haptic feedback when the object is grabbed or released.</w:t>
      </w:r>
    </w:p>
    <w:p>
      <w:pPr>
        <w:pStyle w:val="17"/>
        <w:numPr>
          <w:ilvl w:val="0"/>
          <w:numId w:val="4"/>
        </w:numPr>
        <w:spacing w:line="276" w:lineRule="auto"/>
        <w:ind w:left="360" w:hanging="360"/>
        <w:jc w:val="both"/>
        <w:rPr>
          <w:b w:val="0"/>
          <w:bCs w:val="0"/>
        </w:rPr>
      </w:pPr>
      <w:r>
        <w:rPr>
          <w:b w:val="0"/>
          <w:bCs w:val="0"/>
        </w:rPr>
        <w:t>The ability to specify whether the object can be grabbed with one or two hands.</w:t>
      </w:r>
    </w:p>
    <w:p>
      <w:pPr>
        <w:pStyle w:val="17"/>
        <w:numPr>
          <w:ilvl w:val="0"/>
          <w:numId w:val="4"/>
        </w:numPr>
        <w:spacing w:line="276" w:lineRule="auto"/>
        <w:ind w:left="360" w:hanging="360"/>
        <w:jc w:val="both"/>
      </w:pPr>
      <w:r>
        <w:rPr>
          <w:b w:val="0"/>
          <w:bCs w:val="0"/>
        </w:rPr>
        <w:t>Support for object scaling and rotation whe</w:t>
      </w:r>
      <w:r>
        <w:t>n it is grabbed.</w:t>
      </w:r>
    </w:p>
    <w:p>
      <w:pPr>
        <w:pStyle w:val="17"/>
        <w:spacing w:line="276" w:lineRule="auto"/>
        <w:jc w:val="both"/>
      </w:pPr>
    </w:p>
    <w:p>
      <w:pPr>
        <w:pStyle w:val="17"/>
        <w:spacing w:line="276" w:lineRule="auto"/>
        <w:jc w:val="both"/>
        <w:rPr>
          <w:b w:val="0"/>
          <w:bCs w:val="0"/>
        </w:rPr>
      </w:pPr>
      <w:r>
        <w:rPr>
          <w:b w:val="0"/>
          <w:bCs w:val="0"/>
        </w:rPr>
        <w:t>The OVRGrabbable script works in conjunction with the GrabAvatarLeft and GrabAvatarRight prefabs, which represent the player’s hands in the VR scene and provide the advanced grabbing functionality. When the player’s hand collides with an object that has the OVRGrabbable script attached, the GrabAvatar prefabs detect the collision and enable the player to grab and manipulate the object.</w:t>
      </w:r>
    </w:p>
    <w:p>
      <w:pPr>
        <w:pStyle w:val="17"/>
        <w:spacing w:line="276" w:lineRule="auto"/>
        <w:jc w:val="both"/>
      </w:pPr>
      <w:r>
        <w:rPr>
          <w:b w:val="0"/>
          <w:bCs w:val="0"/>
        </w:rPr>
        <w:t xml:space="preserve">Overall, the OVRGrabbable prefab provides a powerful tool for developers to create interactive and immersive </w:t>
      </w:r>
      <w:r>
        <w:t>VR experiences using the Oculus Integration SDK for Unity.</w:t>
      </w:r>
    </w:p>
    <w:p>
      <w:pPr>
        <w:pStyle w:val="14"/>
        <w:jc w:val="both"/>
      </w:pPr>
    </w:p>
    <w:p>
      <w:pPr>
        <w:pStyle w:val="10"/>
        <w:ind w:left="851" w:hanging="851"/>
        <w:jc w:val="left"/>
      </w:pPr>
      <w:r>
        <w:t>6.7 Steps to Make an Object Grabbable in VR Scene</w:t>
      </w:r>
    </w:p>
    <w:p>
      <w:pPr>
        <w:pStyle w:val="14"/>
        <w:jc w:val="both"/>
      </w:pPr>
    </w:p>
    <w:p>
      <w:pPr>
        <w:pStyle w:val="14"/>
        <w:jc w:val="both"/>
      </w:pPr>
      <w:r>
        <w:t xml:space="preserve">Till now, a </w:t>
      </w:r>
      <w:r>
        <w:rPr>
          <w:rFonts w:hint="default"/>
          <w:lang w:val="en-GB"/>
        </w:rPr>
        <w:t>U</w:t>
      </w:r>
      <w:r>
        <w:t xml:space="preserve">ser </w:t>
      </w:r>
      <w:r>
        <w:rPr>
          <w:rFonts w:hint="default"/>
          <w:lang w:val="en-GB"/>
        </w:rPr>
        <w:t>I</w:t>
      </w:r>
      <w:r>
        <w:t xml:space="preserve">nterface (UI) </w:t>
      </w:r>
      <w:r>
        <w:rPr>
          <w:rFonts w:hint="default"/>
          <w:lang w:val="en-GB"/>
        </w:rPr>
        <w:t xml:space="preserve">was added </w:t>
      </w:r>
      <w:r>
        <w:t xml:space="preserve">in </w:t>
      </w:r>
      <w:r>
        <w:rPr>
          <w:rFonts w:hint="default"/>
          <w:lang w:val="en-GB"/>
        </w:rPr>
        <w:t>the</w:t>
      </w:r>
      <w:r>
        <w:t xml:space="preserve"> scene along with hands as controllers.</w:t>
      </w:r>
      <w:r>
        <w:rPr>
          <w:rFonts w:hint="default"/>
          <w:lang w:val="en-GB"/>
        </w:rPr>
        <w:t xml:space="preserve"> </w:t>
      </w:r>
      <w:r>
        <w:t xml:space="preserve">In this scene, </w:t>
      </w:r>
      <w:r>
        <w:rPr>
          <w:rFonts w:hint="default"/>
          <w:lang w:val="en-GB"/>
        </w:rPr>
        <w:t>let us add</w:t>
      </w:r>
      <w:r>
        <w:t xml:space="preserve"> a </w:t>
      </w:r>
      <w:r>
        <w:rPr>
          <w:rFonts w:hint="default"/>
          <w:lang w:val="en-GB"/>
        </w:rPr>
        <w:t>C</w:t>
      </w:r>
      <w:r>
        <w:t>ube object on the table.</w:t>
      </w:r>
    </w:p>
    <w:p>
      <w:pPr>
        <w:pStyle w:val="14"/>
        <w:jc w:val="both"/>
        <w:rPr>
          <w:lang w:val="en-GB"/>
        </w:rPr>
      </w:pPr>
      <w:commentRangeStart w:id="13"/>
      <w:commentRangeStart w:id="14"/>
      <w:r>
        <w:rPr>
          <w:lang w:val="en-GB"/>
        </w:rPr>
        <w:t>Following are the steps to make object Grabble in VR scene:</w:t>
      </w:r>
      <w:commentRangeEnd w:id="13"/>
      <w:r>
        <w:commentReference w:id="13"/>
      </w:r>
      <w:commentRangeEnd w:id="14"/>
      <w:r>
        <w:commentReference w:id="14"/>
      </w:r>
    </w:p>
    <w:p>
      <w:pPr>
        <w:pStyle w:val="14"/>
        <w:jc w:val="both"/>
      </w:pPr>
      <w:r>
        <w:rPr>
          <w:b/>
          <w:bCs/>
        </w:rPr>
        <w:t>Step 1</w:t>
      </w:r>
      <w:r>
        <w:rPr>
          <w:b w:val="0"/>
          <w:bCs w:val="0"/>
        </w:rPr>
        <w:t>:</w:t>
      </w:r>
      <w:r>
        <w:rPr>
          <w:b/>
          <w:bCs/>
        </w:rPr>
        <w:t xml:space="preserve"> </w:t>
      </w:r>
      <w:r>
        <w:t>In</w:t>
      </w:r>
      <w:r>
        <w:rPr>
          <w:rFonts w:hint="default"/>
          <w:lang w:val="en-GB"/>
        </w:rPr>
        <w:t xml:space="preserve"> the</w:t>
      </w:r>
      <w:r>
        <w:t xml:space="preserve"> </w:t>
      </w:r>
      <w:r>
        <w:rPr>
          <w:rFonts w:hint="default"/>
          <w:lang w:val="en-GB"/>
        </w:rPr>
        <w:t>P</w:t>
      </w:r>
      <w:r>
        <w:t xml:space="preserve">roject panel, search for </w:t>
      </w:r>
      <w:r>
        <w:rPr>
          <w:b/>
          <w:bCs/>
        </w:rPr>
        <w:t>OVRPlayerController</w:t>
      </w:r>
      <w:r>
        <w:t xml:space="preserve"> as shown in Figure 6.2.</w:t>
      </w:r>
    </w:p>
    <w:p>
      <w:pPr>
        <w:pStyle w:val="14"/>
        <w:jc w:val="center"/>
      </w:pPr>
      <w:r>
        <w:rPr>
          <w:lang w:val="en-IN" w:eastAsia="en-IN"/>
        </w:rPr>
        <w:drawing>
          <wp:inline distT="0" distB="0" distL="114300" distR="114300">
            <wp:extent cx="4799330" cy="3072765"/>
            <wp:effectExtent l="0" t="0" r="127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4799822" cy="3072881"/>
                    </a:xfrm>
                    <a:prstGeom prst="rect">
                      <a:avLst/>
                    </a:prstGeom>
                    <a:noFill/>
                    <a:ln>
                      <a:noFill/>
                    </a:ln>
                  </pic:spPr>
                </pic:pic>
              </a:graphicData>
            </a:graphic>
          </wp:inline>
        </w:drawing>
      </w:r>
    </w:p>
    <w:p>
      <w:pPr>
        <w:pStyle w:val="14"/>
        <w:jc w:val="center"/>
      </w:pPr>
      <w:r>
        <w:rPr>
          <w:b/>
          <w:bCs/>
        </w:rPr>
        <w:t>Figure 6.</w:t>
      </w:r>
      <w:ins w:id="26" w:author="asus" w:date="2023-05-14T00:05:27Z">
        <w:r>
          <w:rPr>
            <w:rFonts w:hint="default"/>
            <w:b/>
            <w:bCs/>
            <w:lang w:val="en-US"/>
          </w:rPr>
          <w:t>3</w:t>
        </w:r>
      </w:ins>
      <w:del w:id="27" w:author="asus" w:date="2023-05-14T00:05:26Z">
        <w:r>
          <w:rPr>
            <w:b/>
            <w:bCs/>
          </w:rPr>
          <w:delText>2</w:delText>
        </w:r>
      </w:del>
      <w:r>
        <w:rPr>
          <w:b/>
          <w:bCs/>
        </w:rPr>
        <w:t>: Search for OVRPlayerController</w:t>
      </w:r>
    </w:p>
    <w:p>
      <w:pPr>
        <w:pStyle w:val="14"/>
        <w:jc w:val="both"/>
      </w:pPr>
    </w:p>
    <w:p>
      <w:pPr>
        <w:pStyle w:val="14"/>
        <w:jc w:val="both"/>
      </w:pPr>
      <w:r>
        <w:rPr>
          <w:b/>
          <w:bCs/>
        </w:rPr>
        <w:t>Step 2</w:t>
      </w:r>
      <w:r>
        <w:rPr>
          <w:b w:val="0"/>
          <w:bCs w:val="0"/>
        </w:rPr>
        <w:t>:</w:t>
      </w:r>
      <w:r>
        <w:rPr>
          <w:b/>
          <w:bCs/>
        </w:rPr>
        <w:t xml:space="preserve"> </w:t>
      </w:r>
      <w:r>
        <w:t xml:space="preserve">Drag </w:t>
      </w:r>
      <w:r>
        <w:rPr>
          <w:b/>
          <w:bCs/>
        </w:rPr>
        <w:t xml:space="preserve">OVRPlayerController </w:t>
      </w:r>
      <w:r>
        <w:t xml:space="preserve">in the </w:t>
      </w:r>
      <w:r>
        <w:rPr>
          <w:rFonts w:hint="default"/>
          <w:lang w:val="en-GB"/>
        </w:rPr>
        <w:t>S</w:t>
      </w:r>
      <w:r>
        <w:t xml:space="preserve">cene as shown in Figure 6.3. </w:t>
      </w:r>
    </w:p>
    <w:p>
      <w:pPr>
        <w:pStyle w:val="14"/>
        <w:jc w:val="center"/>
      </w:pPr>
      <w:r>
        <w:rPr>
          <w:lang w:val="en-IN" w:eastAsia="en-IN"/>
        </w:rPr>
        <w:drawing>
          <wp:inline distT="0" distB="0" distL="114300" distR="114300">
            <wp:extent cx="5271135" cy="2877820"/>
            <wp:effectExtent l="0" t="0" r="1905"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71135" cy="2877820"/>
                    </a:xfrm>
                    <a:prstGeom prst="rect">
                      <a:avLst/>
                    </a:prstGeom>
                    <a:noFill/>
                    <a:ln>
                      <a:noFill/>
                    </a:ln>
                  </pic:spPr>
                </pic:pic>
              </a:graphicData>
            </a:graphic>
          </wp:inline>
        </w:drawing>
      </w:r>
    </w:p>
    <w:p>
      <w:pPr>
        <w:pStyle w:val="14"/>
        <w:jc w:val="center"/>
        <w:rPr>
          <w:b/>
          <w:bCs/>
        </w:rPr>
      </w:pPr>
      <w:commentRangeStart w:id="15"/>
      <w:r>
        <w:rPr>
          <w:b/>
          <w:bCs/>
        </w:rPr>
        <w:t>Figure 6.</w:t>
      </w:r>
      <w:ins w:id="28" w:author="asus" w:date="2023-05-14T00:05:32Z">
        <w:r>
          <w:rPr>
            <w:rFonts w:hint="default"/>
            <w:b/>
            <w:bCs/>
            <w:lang w:val="en-US"/>
          </w:rPr>
          <w:t>4</w:t>
        </w:r>
      </w:ins>
      <w:del w:id="29" w:author="asus" w:date="2023-05-14T00:05:31Z">
        <w:r>
          <w:rPr>
            <w:b/>
            <w:bCs/>
          </w:rPr>
          <w:delText>3</w:delText>
        </w:r>
      </w:del>
      <w:r>
        <w:rPr>
          <w:b/>
          <w:bCs/>
        </w:rPr>
        <w:t xml:space="preserve">: </w:t>
      </w:r>
      <w:ins w:id="30" w:author="asus" w:date="2023-05-13T23:56:01Z">
        <w:r>
          <w:rPr>
            <w:rFonts w:hint="default"/>
            <w:b/>
            <w:bCs/>
            <w:lang w:val="en-US"/>
          </w:rPr>
          <w:t>Dr</w:t>
        </w:r>
      </w:ins>
      <w:ins w:id="31" w:author="asus" w:date="2023-05-13T23:56:04Z">
        <w:r>
          <w:rPr>
            <w:rFonts w:hint="default"/>
            <w:b/>
            <w:bCs/>
            <w:lang w:val="en-US"/>
          </w:rPr>
          <w:t>a</w:t>
        </w:r>
      </w:ins>
      <w:ins w:id="32" w:author="asus" w:date="2023-05-13T23:56:05Z">
        <w:r>
          <w:rPr>
            <w:rFonts w:hint="default"/>
            <w:b/>
            <w:bCs/>
            <w:lang w:val="en-US"/>
          </w:rPr>
          <w:t>g</w:t>
        </w:r>
      </w:ins>
      <w:ins w:id="33" w:author="asus" w:date="2023-05-13T23:56:07Z">
        <w:r>
          <w:rPr>
            <w:rFonts w:hint="default"/>
            <w:b/>
            <w:bCs/>
            <w:lang w:val="en-US"/>
          </w:rPr>
          <w:t xml:space="preserve"> </w:t>
        </w:r>
      </w:ins>
      <w:ins w:id="34" w:author="asus" w:date="2023-05-13T23:56:08Z">
        <w:r>
          <w:rPr>
            <w:rFonts w:hint="default"/>
            <w:b/>
            <w:bCs/>
            <w:lang w:val="en-US"/>
          </w:rPr>
          <w:t>OV</w:t>
        </w:r>
      </w:ins>
      <w:ins w:id="35" w:author="asus" w:date="2023-05-13T23:56:09Z">
        <w:r>
          <w:rPr>
            <w:rFonts w:hint="default"/>
            <w:b/>
            <w:bCs/>
            <w:lang w:val="en-US"/>
          </w:rPr>
          <w:t>RPla</w:t>
        </w:r>
      </w:ins>
      <w:ins w:id="36" w:author="asus" w:date="2023-05-13T23:56:10Z">
        <w:r>
          <w:rPr>
            <w:rFonts w:hint="default"/>
            <w:b/>
            <w:bCs/>
            <w:lang w:val="en-US"/>
          </w:rPr>
          <w:t>yer</w:t>
        </w:r>
      </w:ins>
      <w:ins w:id="37" w:author="asus" w:date="2023-05-13T23:56:11Z">
        <w:r>
          <w:rPr>
            <w:rFonts w:hint="default"/>
            <w:b/>
            <w:bCs/>
            <w:lang w:val="en-US"/>
          </w:rPr>
          <w:t>Con</w:t>
        </w:r>
      </w:ins>
      <w:del w:id="38" w:author="asus" w:date="2023-05-13T23:56:00Z">
        <w:r>
          <w:rPr>
            <w:b/>
            <w:bCs/>
          </w:rPr>
          <w:delText>Search</w:delText>
        </w:r>
      </w:del>
      <w:del w:id="39" w:author="asus" w:date="2023-05-13T23:55:59Z">
        <w:r>
          <w:rPr>
            <w:b/>
            <w:bCs/>
          </w:rPr>
          <w:delText xml:space="preserve"> for OV</w:delText>
        </w:r>
      </w:del>
      <w:del w:id="40" w:author="asus" w:date="2023-05-13T23:55:58Z">
        <w:r>
          <w:rPr>
            <w:b/>
            <w:bCs/>
          </w:rPr>
          <w:delText>RPlayer</w:delText>
        </w:r>
      </w:del>
      <w:del w:id="41" w:author="asus" w:date="2023-05-13T23:55:57Z">
        <w:r>
          <w:rPr>
            <w:b/>
            <w:bCs/>
          </w:rPr>
          <w:delText>Controller</w:delText>
        </w:r>
        <w:commentRangeEnd w:id="15"/>
      </w:del>
      <w:del w:id="42" w:author="asus" w:date="2023-05-13T23:55:57Z">
        <w:r>
          <w:rPr/>
          <w:commentReference w:id="15"/>
        </w:r>
      </w:del>
    </w:p>
    <w:p>
      <w:pPr>
        <w:pStyle w:val="14"/>
        <w:ind w:firstLine="120" w:firstLineChars="50"/>
        <w:jc w:val="both"/>
      </w:pPr>
    </w:p>
    <w:p>
      <w:pPr>
        <w:pStyle w:val="14"/>
        <w:ind w:firstLine="0" w:firstLineChars="0"/>
        <w:jc w:val="both"/>
      </w:pPr>
      <w:r>
        <w:rPr>
          <w:b/>
          <w:bCs/>
        </w:rPr>
        <w:t>Step 3</w:t>
      </w:r>
      <w:r>
        <w:rPr>
          <w:b w:val="0"/>
          <w:bCs w:val="0"/>
        </w:rPr>
        <w:t>:</w:t>
      </w:r>
      <w:r>
        <w:t xml:space="preserve"> In </w:t>
      </w:r>
      <w:r>
        <w:rPr>
          <w:rFonts w:hint="default"/>
          <w:lang w:val="en-GB"/>
        </w:rPr>
        <w:t xml:space="preserve">the </w:t>
      </w:r>
      <w:r>
        <w:t>Hierarchy Panel, search</w:t>
      </w:r>
      <w:r>
        <w:rPr>
          <w:b/>
          <w:bCs/>
        </w:rPr>
        <w:t xml:space="preserve"> OVRCameraRig</w:t>
      </w:r>
      <w:r>
        <w:rPr>
          <w:b w:val="0"/>
          <w:bCs w:val="0"/>
        </w:rPr>
        <w:t xml:space="preserve"> under</w:t>
      </w:r>
      <w:r>
        <w:rPr>
          <w:rFonts w:hint="default"/>
          <w:b w:val="0"/>
          <w:bCs w:val="0"/>
          <w:lang w:val="en-GB"/>
        </w:rPr>
        <w:t xml:space="preserve"> </w:t>
      </w:r>
      <w:r>
        <w:rPr>
          <w:b w:val="0"/>
          <w:bCs w:val="0"/>
        </w:rPr>
        <w:t>OVRPlayerRig</w:t>
      </w:r>
      <w:r>
        <w:t xml:space="preserve"> as shown in Figure 6.4.</w:t>
      </w:r>
    </w:p>
    <w:p>
      <w:pPr>
        <w:pStyle w:val="14"/>
        <w:jc w:val="both"/>
      </w:pPr>
    </w:p>
    <w:p>
      <w:pPr>
        <w:pStyle w:val="14"/>
        <w:jc w:val="center"/>
        <w:rPr>
          <w:b/>
          <w:bCs/>
        </w:rPr>
      </w:pPr>
      <w:r>
        <w:rPr>
          <w:b/>
          <w:bCs/>
          <w:lang w:val="en-IN" w:eastAsia="en-IN"/>
        </w:rPr>
        <w:drawing>
          <wp:anchor distT="0" distB="0" distL="118745" distR="118745" simplePos="0" relativeHeight="251660288" behindDoc="0" locked="0" layoutInCell="1" allowOverlap="1">
            <wp:simplePos x="0" y="0"/>
            <wp:positionH relativeFrom="margin">
              <wp:align>center</wp:align>
            </wp:positionH>
            <wp:positionV relativeFrom="paragraph">
              <wp:posOffset>0</wp:posOffset>
            </wp:positionV>
            <wp:extent cx="3329940" cy="3878580"/>
            <wp:effectExtent l="0" t="0" r="3810" b="762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329940" cy="3878580"/>
                    </a:xfrm>
                    <a:prstGeom prst="rect">
                      <a:avLst/>
                    </a:prstGeom>
                    <a:noFill/>
                    <a:ln>
                      <a:noFill/>
                    </a:ln>
                  </pic:spPr>
                </pic:pic>
              </a:graphicData>
            </a:graphic>
          </wp:anchor>
        </w:drawing>
      </w:r>
      <w:r>
        <w:rPr>
          <w:b/>
          <w:bCs/>
        </w:rPr>
        <w:t>Figure 6.</w:t>
      </w:r>
      <w:ins w:id="43" w:author="asus" w:date="2023-05-14T00:05:37Z">
        <w:r>
          <w:rPr>
            <w:rFonts w:hint="default"/>
            <w:b/>
            <w:bCs/>
            <w:lang w:val="en-US"/>
          </w:rPr>
          <w:t>5</w:t>
        </w:r>
      </w:ins>
      <w:del w:id="44" w:author="asus" w:date="2023-05-14T00:05:35Z">
        <w:r>
          <w:rPr>
            <w:b/>
            <w:bCs/>
          </w:rPr>
          <w:delText>4</w:delText>
        </w:r>
      </w:del>
      <w:r>
        <w:rPr>
          <w:b/>
          <w:bCs/>
        </w:rPr>
        <w:t>: OVRCameraRig</w:t>
      </w:r>
    </w:p>
    <w:p>
      <w:pPr>
        <w:pStyle w:val="14"/>
        <w:jc w:val="both"/>
      </w:pPr>
    </w:p>
    <w:p>
      <w:pPr>
        <w:pStyle w:val="14"/>
        <w:jc w:val="both"/>
      </w:pPr>
    </w:p>
    <w:p>
      <w:pPr>
        <w:pStyle w:val="14"/>
        <w:jc w:val="both"/>
      </w:pPr>
      <w:r>
        <w:rPr>
          <w:b/>
          <w:bCs/>
        </w:rPr>
        <w:t>Step 4</w:t>
      </w:r>
      <w:r>
        <w:rPr>
          <w:b w:val="0"/>
          <w:bCs w:val="0"/>
        </w:rPr>
        <w:t xml:space="preserve">: </w:t>
      </w:r>
      <w:r>
        <w:rPr>
          <w:rFonts w:hint="default"/>
          <w:b w:val="0"/>
          <w:bCs w:val="0"/>
          <w:lang w:val="en-GB"/>
        </w:rPr>
        <w:t xml:space="preserve">In </w:t>
      </w:r>
      <w:r>
        <w:rPr>
          <w:b w:val="0"/>
          <w:bCs w:val="0"/>
        </w:rPr>
        <w:t>OVRCameraRig</w:t>
      </w:r>
      <w:r>
        <w:rPr>
          <w:rFonts w:hint="default"/>
          <w:b w:val="0"/>
          <w:bCs w:val="0"/>
          <w:lang w:val="en-GB"/>
        </w:rPr>
        <w:t>, set the</w:t>
      </w:r>
      <w:r>
        <w:rPr>
          <w:b/>
          <w:bCs/>
        </w:rPr>
        <w:t xml:space="preserve"> </w:t>
      </w:r>
      <w:r>
        <w:rPr>
          <w:rFonts w:hint="default"/>
          <w:b w:val="0"/>
          <w:bCs w:val="0"/>
          <w:lang w:val="en-GB"/>
        </w:rPr>
        <w:t xml:space="preserve">value of </w:t>
      </w:r>
      <w:r>
        <w:rPr>
          <w:b/>
          <w:bCs/>
        </w:rPr>
        <w:t xml:space="preserve">Tracking Origin Type </w:t>
      </w:r>
      <w:r>
        <w:rPr>
          <w:rFonts w:hint="default"/>
          <w:b w:val="0"/>
          <w:bCs w:val="0"/>
          <w:lang w:val="en-GB"/>
        </w:rPr>
        <w:t>field</w:t>
      </w:r>
      <w:r>
        <w:rPr>
          <w:rFonts w:hint="default"/>
          <w:b/>
          <w:bCs/>
          <w:lang w:val="en-GB"/>
        </w:rPr>
        <w:t xml:space="preserve"> </w:t>
      </w:r>
      <w:r>
        <w:rPr>
          <w:b w:val="0"/>
          <w:bCs w:val="0"/>
        </w:rPr>
        <w:t>to</w:t>
      </w:r>
      <w:r>
        <w:rPr>
          <w:b/>
          <w:bCs/>
        </w:rPr>
        <w:t xml:space="preserve"> Floor Level </w:t>
      </w:r>
      <w:r>
        <w:t>as shown in Figure 6.5.</w:t>
      </w:r>
    </w:p>
    <w:p>
      <w:pPr>
        <w:pStyle w:val="14"/>
        <w:jc w:val="both"/>
      </w:pPr>
    </w:p>
    <w:p>
      <w:pPr>
        <w:pStyle w:val="14"/>
        <w:jc w:val="center"/>
      </w:pPr>
      <w:r>
        <w:rPr>
          <w:b/>
          <w:bCs/>
          <w:lang w:val="en-IN" w:eastAsia="en-IN"/>
        </w:rPr>
        <w:drawing>
          <wp:anchor distT="0" distB="0" distL="118745" distR="118745" simplePos="0" relativeHeight="251661312" behindDoc="0" locked="0" layoutInCell="1" allowOverlap="1">
            <wp:simplePos x="0" y="0"/>
            <wp:positionH relativeFrom="margin">
              <wp:align>center</wp:align>
            </wp:positionH>
            <wp:positionV relativeFrom="paragraph">
              <wp:posOffset>0</wp:posOffset>
            </wp:positionV>
            <wp:extent cx="4224020" cy="3430905"/>
            <wp:effectExtent l="0" t="0" r="5080" b="0"/>
            <wp:wrapTopAndBottom/>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4224020" cy="3430905"/>
                    </a:xfrm>
                    <a:prstGeom prst="rect">
                      <a:avLst/>
                    </a:prstGeom>
                    <a:noFill/>
                    <a:ln>
                      <a:noFill/>
                    </a:ln>
                  </pic:spPr>
                </pic:pic>
              </a:graphicData>
            </a:graphic>
          </wp:anchor>
        </w:drawing>
      </w:r>
      <w:r>
        <w:rPr>
          <w:b/>
          <w:bCs/>
        </w:rPr>
        <w:t>Figure 6.</w:t>
      </w:r>
      <w:ins w:id="45" w:author="asus" w:date="2023-05-14T00:05:41Z">
        <w:r>
          <w:rPr>
            <w:rFonts w:hint="default"/>
            <w:b/>
            <w:bCs/>
            <w:lang w:val="en-US"/>
          </w:rPr>
          <w:t>6</w:t>
        </w:r>
      </w:ins>
      <w:del w:id="46" w:author="asus" w:date="2023-05-14T00:05:41Z">
        <w:r>
          <w:rPr>
            <w:b/>
            <w:bCs/>
          </w:rPr>
          <w:delText>5</w:delText>
        </w:r>
      </w:del>
      <w:r>
        <w:rPr>
          <w:b/>
          <w:bCs/>
        </w:rPr>
        <w:t>: Changing Position Tracking to Floor Type</w:t>
      </w:r>
      <w:r>
        <w:br w:type="textWrapping"/>
      </w:r>
    </w:p>
    <w:p>
      <w:pPr>
        <w:pStyle w:val="14"/>
        <w:jc w:val="both"/>
      </w:pPr>
      <w:r>
        <w:rPr>
          <w:b/>
          <w:bCs/>
          <w:lang w:val="en-IN" w:eastAsia="en-IN"/>
        </w:rPr>
        <w:drawing>
          <wp:anchor distT="0" distB="0" distL="118745" distR="118745" simplePos="0" relativeHeight="251662336" behindDoc="0" locked="0" layoutInCell="1" allowOverlap="1">
            <wp:simplePos x="0" y="0"/>
            <wp:positionH relativeFrom="margin">
              <wp:posOffset>398780</wp:posOffset>
            </wp:positionH>
            <wp:positionV relativeFrom="paragraph">
              <wp:posOffset>582930</wp:posOffset>
            </wp:positionV>
            <wp:extent cx="4472940" cy="3225800"/>
            <wp:effectExtent l="0" t="0" r="3810" b="12700"/>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4472940" cy="3225800"/>
                    </a:xfrm>
                    <a:prstGeom prst="rect">
                      <a:avLst/>
                    </a:prstGeom>
                    <a:noFill/>
                    <a:ln>
                      <a:noFill/>
                    </a:ln>
                  </pic:spPr>
                </pic:pic>
              </a:graphicData>
            </a:graphic>
          </wp:anchor>
        </w:drawing>
      </w:r>
      <w:r>
        <w:rPr>
          <w:b/>
          <w:bCs/>
        </w:rPr>
        <w:t>Step 5</w:t>
      </w:r>
      <w:r>
        <w:rPr>
          <w:b w:val="0"/>
          <w:bCs w:val="0"/>
        </w:rPr>
        <w:t>:</w:t>
      </w:r>
      <w:r>
        <w:t xml:space="preserve"> Search</w:t>
      </w:r>
      <w:r>
        <w:rPr>
          <w:rFonts w:hint="default"/>
          <w:lang w:val="en-GB"/>
        </w:rPr>
        <w:t xml:space="preserve"> </w:t>
      </w:r>
      <w:r>
        <w:rPr>
          <w:b/>
          <w:bCs/>
        </w:rPr>
        <w:t xml:space="preserve">LocalAvatar </w:t>
      </w:r>
      <w:r>
        <w:t xml:space="preserve">in </w:t>
      </w:r>
      <w:r>
        <w:rPr>
          <w:rFonts w:hint="default"/>
          <w:lang w:val="en-GB"/>
        </w:rPr>
        <w:t xml:space="preserve">the </w:t>
      </w:r>
      <w:r>
        <w:t>Search Panel as shown in Figure 6.6.</w:t>
      </w:r>
    </w:p>
    <w:p>
      <w:pPr>
        <w:pStyle w:val="14"/>
        <w:jc w:val="center"/>
        <w:rPr>
          <w:b/>
          <w:bCs/>
        </w:rPr>
      </w:pPr>
      <w:r>
        <w:rPr>
          <w:b/>
          <w:bCs/>
        </w:rPr>
        <w:t>Figure 6.</w:t>
      </w:r>
      <w:ins w:id="47" w:author="asus" w:date="2023-05-14T00:06:14Z">
        <w:r>
          <w:rPr>
            <w:rFonts w:hint="default"/>
            <w:b/>
            <w:bCs/>
            <w:lang w:val="en-US"/>
          </w:rPr>
          <w:t>7</w:t>
        </w:r>
      </w:ins>
      <w:del w:id="48" w:author="asus" w:date="2023-05-14T00:06:14Z">
        <w:r>
          <w:rPr>
            <w:b/>
            <w:bCs/>
          </w:rPr>
          <w:delText>6</w:delText>
        </w:r>
      </w:del>
      <w:r>
        <w:rPr>
          <w:b/>
          <w:bCs/>
        </w:rPr>
        <w:t>: Search for LocalAvatar</w:t>
      </w:r>
    </w:p>
    <w:p>
      <w:pPr>
        <w:pStyle w:val="14"/>
        <w:jc w:val="both"/>
        <w:rPr>
          <w:b/>
          <w:bCs/>
        </w:rPr>
      </w:pPr>
    </w:p>
    <w:p>
      <w:pPr>
        <w:pStyle w:val="14"/>
        <w:jc w:val="both"/>
        <w:rPr>
          <w:ins w:id="49" w:author="asus" w:date="2023-05-13T23:57:27Z"/>
        </w:rPr>
      </w:pPr>
      <w:r>
        <w:rPr>
          <w:b/>
          <w:bCs/>
        </w:rPr>
        <w:t>Step 6</w:t>
      </w:r>
      <w:r>
        <w:t>:</w:t>
      </w:r>
      <w:r>
        <w:rPr>
          <w:b w:val="0"/>
          <w:bCs w:val="0"/>
        </w:rPr>
        <w:t xml:space="preserve"> </w:t>
      </w:r>
      <w:r>
        <w:t xml:space="preserve">Drag </w:t>
      </w:r>
      <w:r>
        <w:rPr>
          <w:b w:val="0"/>
          <w:bCs w:val="0"/>
        </w:rPr>
        <w:t>LocalAvatar</w:t>
      </w:r>
      <w:r>
        <w:t xml:space="preserve"> </w:t>
      </w:r>
      <w:r>
        <w:rPr>
          <w:rFonts w:hint="default"/>
          <w:lang w:val="en-GB"/>
        </w:rPr>
        <w:t>to</w:t>
      </w:r>
      <w:r>
        <w:t xml:space="preserve"> </w:t>
      </w:r>
      <w:r>
        <w:rPr>
          <w:b w:val="0"/>
          <w:bCs w:val="0"/>
        </w:rPr>
        <w:t>CameraRig</w:t>
      </w:r>
      <w:r>
        <w:rPr>
          <w:rFonts w:hint="default"/>
          <w:b w:val="0"/>
          <w:bCs w:val="0"/>
          <w:lang w:val="en-GB"/>
        </w:rPr>
        <w:t xml:space="preserve"> Component.</w:t>
      </w:r>
      <w:r>
        <w:rPr>
          <w:b/>
          <w:bCs/>
        </w:rPr>
        <w:t xml:space="preserve"> LocalAvatar</w:t>
      </w:r>
      <w:r>
        <w:t xml:space="preserve"> </w:t>
      </w:r>
      <w:r>
        <w:rPr>
          <w:rFonts w:hint="default"/>
          <w:lang w:val="en-GB"/>
        </w:rPr>
        <w:t>is</w:t>
      </w:r>
      <w:ins w:id="50" w:author="asus" w:date="2023-05-13T23:57:09Z">
        <w:r>
          <w:rPr>
            <w:rFonts w:hint="default"/>
            <w:lang w:val="en-US"/>
          </w:rPr>
          <w:t xml:space="preserve"> </w:t>
        </w:r>
      </w:ins>
      <w:r>
        <w:rPr>
          <w:rFonts w:hint="default"/>
          <w:lang w:val="en-GB"/>
        </w:rPr>
        <w:t xml:space="preserve"> dragged </w:t>
      </w:r>
      <w:r>
        <w:t>as shown in Figure 6.7.</w:t>
      </w:r>
    </w:p>
    <w:p>
      <w:pPr>
        <w:pStyle w:val="14"/>
        <w:jc w:val="both"/>
        <w:rPr>
          <w:ins w:id="51" w:author="asus" w:date="2023-05-13T23:57:27Z"/>
        </w:rPr>
      </w:pPr>
    </w:p>
    <w:p>
      <w:pPr>
        <w:pStyle w:val="14"/>
        <w:jc w:val="both"/>
      </w:pPr>
    </w:p>
    <w:p>
      <w:pPr>
        <w:pStyle w:val="14"/>
        <w:jc w:val="center"/>
        <w:rPr>
          <w:b/>
          <w:bCs/>
        </w:rPr>
      </w:pPr>
      <w:r>
        <w:rPr>
          <w:b/>
          <w:bCs/>
          <w:lang w:val="en-IN" w:eastAsia="en-IN"/>
        </w:rPr>
        <w:drawing>
          <wp:anchor distT="0" distB="0" distL="118745" distR="118745" simplePos="0" relativeHeight="251663360" behindDoc="0" locked="0" layoutInCell="1" allowOverlap="1">
            <wp:simplePos x="0" y="0"/>
            <wp:positionH relativeFrom="margin">
              <wp:align>center</wp:align>
            </wp:positionH>
            <wp:positionV relativeFrom="paragraph">
              <wp:posOffset>0</wp:posOffset>
            </wp:positionV>
            <wp:extent cx="3375660" cy="6568440"/>
            <wp:effectExtent l="0" t="0" r="0" b="3810"/>
            <wp:wrapTopAndBottom/>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3375660" cy="6568440"/>
                    </a:xfrm>
                    <a:prstGeom prst="rect">
                      <a:avLst/>
                    </a:prstGeom>
                    <a:noFill/>
                    <a:ln>
                      <a:noFill/>
                    </a:ln>
                  </pic:spPr>
                </pic:pic>
              </a:graphicData>
            </a:graphic>
          </wp:anchor>
        </w:drawing>
      </w:r>
      <w:r>
        <w:rPr>
          <w:b/>
          <w:bCs/>
        </w:rPr>
        <w:t>Figure 6.</w:t>
      </w:r>
      <w:ins w:id="52" w:author="asus" w:date="2023-05-14T00:06:18Z">
        <w:r>
          <w:rPr>
            <w:rFonts w:hint="default"/>
            <w:b/>
            <w:bCs/>
            <w:lang w:val="en-US"/>
          </w:rPr>
          <w:t>8</w:t>
        </w:r>
      </w:ins>
      <w:del w:id="53" w:author="asus" w:date="2023-05-14T00:06:17Z">
        <w:r>
          <w:rPr>
            <w:b/>
            <w:bCs/>
          </w:rPr>
          <w:delText>7</w:delText>
        </w:r>
      </w:del>
      <w:r>
        <w:rPr>
          <w:b/>
          <w:bCs/>
        </w:rPr>
        <w:t>: Drag the LocalAvatar to CameraRig Component</w:t>
      </w:r>
    </w:p>
    <w:p>
      <w:pPr>
        <w:pStyle w:val="14"/>
        <w:jc w:val="both"/>
      </w:pPr>
    </w:p>
    <w:p>
      <w:pPr>
        <w:pStyle w:val="14"/>
        <w:jc w:val="both"/>
      </w:pPr>
      <w:r>
        <w:rPr>
          <w:b/>
          <w:bCs/>
        </w:rPr>
        <w:t>Step 7</w:t>
      </w:r>
      <w:r>
        <w:rPr>
          <w:b w:val="0"/>
          <w:bCs w:val="0"/>
        </w:rPr>
        <w:t>:</w:t>
      </w:r>
      <w:r>
        <w:rPr>
          <w:b/>
          <w:bCs/>
        </w:rPr>
        <w:t xml:space="preserve"> </w:t>
      </w:r>
      <w:r>
        <w:t xml:space="preserve">Search </w:t>
      </w:r>
      <w:r>
        <w:rPr>
          <w:b/>
          <w:bCs/>
        </w:rPr>
        <w:t xml:space="preserve">GrabAvatarLeft and GrabAvatarRight </w:t>
      </w:r>
      <w:r>
        <w:t xml:space="preserve">in </w:t>
      </w:r>
      <w:r>
        <w:rPr>
          <w:rFonts w:hint="default"/>
          <w:lang w:val="en-GB"/>
        </w:rPr>
        <w:t xml:space="preserve">the </w:t>
      </w:r>
      <w:r>
        <w:t>Search Panel as shown in Figure 6.8.</w:t>
      </w:r>
    </w:p>
    <w:p>
      <w:pPr>
        <w:pStyle w:val="14"/>
        <w:jc w:val="both"/>
      </w:pPr>
    </w:p>
    <w:p>
      <w:pPr>
        <w:pStyle w:val="14"/>
        <w:jc w:val="center"/>
      </w:pPr>
      <w:r>
        <w:rPr>
          <w:lang w:val="en-IN" w:eastAsia="en-IN"/>
        </w:rPr>
        <w:drawing>
          <wp:inline distT="0" distB="0" distL="114300" distR="114300">
            <wp:extent cx="3398520" cy="3360420"/>
            <wp:effectExtent l="0" t="0" r="0"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3398520" cy="3360420"/>
                    </a:xfrm>
                    <a:prstGeom prst="rect">
                      <a:avLst/>
                    </a:prstGeom>
                    <a:noFill/>
                    <a:ln>
                      <a:noFill/>
                    </a:ln>
                  </pic:spPr>
                </pic:pic>
              </a:graphicData>
            </a:graphic>
          </wp:inline>
        </w:drawing>
      </w:r>
    </w:p>
    <w:p>
      <w:pPr>
        <w:pStyle w:val="14"/>
        <w:jc w:val="center"/>
        <w:rPr>
          <w:b/>
          <w:bCs/>
        </w:rPr>
      </w:pPr>
      <w:r>
        <w:rPr>
          <w:b/>
          <w:bCs/>
        </w:rPr>
        <w:t>Figure 6.</w:t>
      </w:r>
      <w:ins w:id="54" w:author="asus" w:date="2023-05-14T00:06:21Z">
        <w:r>
          <w:rPr>
            <w:rFonts w:hint="default"/>
            <w:b/>
            <w:bCs/>
            <w:lang w:val="en-US"/>
          </w:rPr>
          <w:t>9</w:t>
        </w:r>
      </w:ins>
      <w:del w:id="55" w:author="asus" w:date="2023-05-14T00:06:21Z">
        <w:r>
          <w:rPr>
            <w:b/>
            <w:bCs/>
          </w:rPr>
          <w:delText>8</w:delText>
        </w:r>
      </w:del>
      <w:r>
        <w:rPr>
          <w:b/>
          <w:bCs/>
        </w:rPr>
        <w:t>: Search GrabAvatarLeft and GrabAvatarRight Prefab</w:t>
      </w:r>
    </w:p>
    <w:p>
      <w:pPr>
        <w:pStyle w:val="14"/>
        <w:jc w:val="both"/>
      </w:pPr>
    </w:p>
    <w:p>
      <w:pPr>
        <w:pStyle w:val="14"/>
        <w:jc w:val="both"/>
        <w:rPr>
          <w:b/>
          <w:bCs/>
        </w:rPr>
      </w:pPr>
      <w:r>
        <w:rPr>
          <w:b/>
          <w:bCs/>
        </w:rPr>
        <w:t>Step 8</w:t>
      </w:r>
      <w:r>
        <w:rPr>
          <w:b w:val="0"/>
          <w:bCs w:val="0"/>
        </w:rPr>
        <w:t>:</w:t>
      </w:r>
      <w:r>
        <w:rPr>
          <w:rFonts w:hint="default"/>
          <w:b w:val="0"/>
          <w:bCs w:val="0"/>
          <w:lang w:val="en-GB"/>
        </w:rPr>
        <w:t xml:space="preserve"> </w:t>
      </w:r>
      <w:r>
        <w:t xml:space="preserve">Drag </w:t>
      </w:r>
      <w:r>
        <w:rPr>
          <w:b/>
          <w:bCs/>
        </w:rPr>
        <w:t xml:space="preserve">AvatarGrabberLeft </w:t>
      </w:r>
      <w:r>
        <w:rPr>
          <w:b w:val="0"/>
          <w:bCs w:val="0"/>
        </w:rPr>
        <w:t xml:space="preserve">and </w:t>
      </w:r>
      <w:r>
        <w:rPr>
          <w:b/>
          <w:bCs/>
        </w:rPr>
        <w:t>AvatarGrabberRight</w:t>
      </w:r>
      <w:r>
        <w:t xml:space="preserve"> to Hierarchy Panel</w:t>
      </w:r>
      <w:r>
        <w:rPr>
          <w:rFonts w:hint="default"/>
          <w:lang w:val="en-GB"/>
        </w:rPr>
        <w:t xml:space="preserve">, that is under </w:t>
      </w:r>
      <w:r>
        <w:rPr>
          <w:b/>
          <w:bCs/>
        </w:rPr>
        <w:t>OVRCameraRig → LocalAvatar</w:t>
      </w:r>
      <w:r>
        <w:t xml:space="preserve"> as shown in Figure 6.9.</w:t>
      </w:r>
    </w:p>
    <w:p>
      <w:pPr>
        <w:pStyle w:val="14"/>
        <w:jc w:val="both"/>
      </w:pPr>
    </w:p>
    <w:p>
      <w:pPr>
        <w:pStyle w:val="14"/>
        <w:jc w:val="both"/>
      </w:pPr>
    </w:p>
    <w:p>
      <w:pPr>
        <w:pStyle w:val="14"/>
        <w:jc w:val="center"/>
        <w:rPr>
          <w:b/>
          <w:bCs/>
        </w:rPr>
      </w:pPr>
      <w:r>
        <w:rPr>
          <w:b/>
          <w:bCs/>
          <w:lang w:val="en-IN" w:eastAsia="en-IN"/>
        </w:rPr>
        <w:drawing>
          <wp:anchor distT="0" distB="0" distL="118745" distR="118745" simplePos="0" relativeHeight="251665408" behindDoc="0" locked="0" layoutInCell="1" allowOverlap="1">
            <wp:simplePos x="0" y="0"/>
            <wp:positionH relativeFrom="margin">
              <wp:align>center</wp:align>
            </wp:positionH>
            <wp:positionV relativeFrom="paragraph">
              <wp:posOffset>0</wp:posOffset>
            </wp:positionV>
            <wp:extent cx="3268980" cy="6042660"/>
            <wp:effectExtent l="0" t="0" r="7620" b="0"/>
            <wp:wrapTopAndBottom/>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6"/>
                    <a:stretch>
                      <a:fillRect/>
                    </a:stretch>
                  </pic:blipFill>
                  <pic:spPr>
                    <a:xfrm>
                      <a:off x="0" y="0"/>
                      <a:ext cx="3268980" cy="6042660"/>
                    </a:xfrm>
                    <a:prstGeom prst="rect">
                      <a:avLst/>
                    </a:prstGeom>
                    <a:noFill/>
                    <a:ln>
                      <a:noFill/>
                    </a:ln>
                  </pic:spPr>
                </pic:pic>
              </a:graphicData>
            </a:graphic>
          </wp:anchor>
        </w:drawing>
      </w:r>
      <w:r>
        <w:rPr>
          <w:b/>
          <w:bCs/>
        </w:rPr>
        <w:t>Figure 6.</w:t>
      </w:r>
      <w:ins w:id="56" w:author="asus" w:date="2023-05-14T00:06:25Z">
        <w:r>
          <w:rPr>
            <w:rFonts w:hint="default"/>
            <w:b/>
            <w:bCs/>
            <w:lang w:val="en-US"/>
          </w:rPr>
          <w:t>10</w:t>
        </w:r>
      </w:ins>
      <w:del w:id="57" w:author="asus" w:date="2023-05-14T00:06:25Z">
        <w:r>
          <w:rPr>
            <w:b/>
            <w:bCs/>
          </w:rPr>
          <w:delText>9</w:delText>
        </w:r>
      </w:del>
      <w:r>
        <w:rPr>
          <w:b/>
          <w:bCs/>
        </w:rPr>
        <w:t>: Drag AvatarGrabberLeft and AvatarGrabberRight Under LocalAvatar</w:t>
      </w:r>
    </w:p>
    <w:p>
      <w:pPr>
        <w:pStyle w:val="14"/>
        <w:jc w:val="both"/>
      </w:pPr>
    </w:p>
    <w:p>
      <w:pPr>
        <w:pStyle w:val="14"/>
        <w:jc w:val="both"/>
      </w:pPr>
      <w:r>
        <w:rPr>
          <w:b/>
          <w:bCs/>
        </w:rPr>
        <w:t>Step 9</w:t>
      </w:r>
      <w:r>
        <w:rPr>
          <w:b w:val="0"/>
          <w:bCs w:val="0"/>
        </w:rPr>
        <w:t>:</w:t>
      </w:r>
      <w:r>
        <w:rPr>
          <w:b/>
          <w:bCs/>
        </w:rPr>
        <w:t xml:space="preserve"> </w:t>
      </w:r>
      <w:r>
        <w:t xml:space="preserve">Add </w:t>
      </w:r>
      <w:r>
        <w:rPr>
          <w:rFonts w:hint="default"/>
          <w:lang w:val="en-GB"/>
        </w:rPr>
        <w:t>C</w:t>
      </w:r>
      <w:r>
        <w:t xml:space="preserve">ubes in the scene. </w:t>
      </w:r>
      <w:r>
        <w:rPr>
          <w:b w:val="0"/>
          <w:bCs w:val="0"/>
        </w:rPr>
        <w:t xml:space="preserve">Right-click the Hierarchy Panel, </w:t>
      </w:r>
      <w:r>
        <w:rPr>
          <w:rFonts w:hint="default"/>
          <w:b w:val="0"/>
          <w:bCs w:val="0"/>
          <w:lang w:val="en-GB"/>
        </w:rPr>
        <w:t>s</w:t>
      </w:r>
      <w:r>
        <w:rPr>
          <w:b w:val="0"/>
          <w:bCs w:val="0"/>
        </w:rPr>
        <w:t>elect</w:t>
      </w:r>
      <w:r>
        <w:rPr>
          <w:b/>
          <w:bCs/>
        </w:rPr>
        <w:t xml:space="preserve"> 3D Object → Cube</w:t>
      </w:r>
      <w:r>
        <w:t xml:space="preserve"> as shown in Figure 6.10.</w:t>
      </w:r>
    </w:p>
    <w:p>
      <w:pPr>
        <w:pStyle w:val="14"/>
        <w:jc w:val="both"/>
      </w:pPr>
    </w:p>
    <w:p>
      <w:pPr>
        <w:pStyle w:val="14"/>
        <w:jc w:val="both"/>
      </w:pPr>
    </w:p>
    <w:p>
      <w:pPr>
        <w:pStyle w:val="14"/>
        <w:jc w:val="center"/>
        <w:rPr>
          <w:b/>
          <w:bCs/>
        </w:rPr>
      </w:pPr>
      <w:r>
        <w:rPr>
          <w:b/>
          <w:bCs/>
          <w:lang w:val="en-IN" w:eastAsia="en-IN"/>
        </w:rPr>
        <w:drawing>
          <wp:anchor distT="0" distB="0" distL="118745" distR="118745" simplePos="0" relativeHeight="251666432" behindDoc="0" locked="0" layoutInCell="1" allowOverlap="1">
            <wp:simplePos x="0" y="0"/>
            <wp:positionH relativeFrom="margin">
              <wp:align>center</wp:align>
            </wp:positionH>
            <wp:positionV relativeFrom="paragraph">
              <wp:posOffset>0</wp:posOffset>
            </wp:positionV>
            <wp:extent cx="5266690" cy="1581150"/>
            <wp:effectExtent l="0" t="0" r="0" b="0"/>
            <wp:wrapTopAndBottom/>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7"/>
                    <a:stretch>
                      <a:fillRect/>
                    </a:stretch>
                  </pic:blipFill>
                  <pic:spPr>
                    <a:xfrm>
                      <a:off x="0" y="0"/>
                      <a:ext cx="5266690" cy="1581150"/>
                    </a:xfrm>
                    <a:prstGeom prst="rect">
                      <a:avLst/>
                    </a:prstGeom>
                    <a:noFill/>
                    <a:ln>
                      <a:noFill/>
                    </a:ln>
                  </pic:spPr>
                </pic:pic>
              </a:graphicData>
            </a:graphic>
          </wp:anchor>
        </w:drawing>
      </w:r>
      <w:r>
        <w:rPr>
          <w:b/>
          <w:bCs/>
        </w:rPr>
        <w:t>Figure 6.1</w:t>
      </w:r>
      <w:ins w:id="58" w:author="asus" w:date="2023-05-14T00:06:29Z">
        <w:r>
          <w:rPr>
            <w:rFonts w:hint="default"/>
            <w:b/>
            <w:bCs/>
            <w:lang w:val="en-US"/>
          </w:rPr>
          <w:t>1</w:t>
        </w:r>
      </w:ins>
      <w:del w:id="59" w:author="asus" w:date="2023-05-14T00:06:29Z">
        <w:r>
          <w:rPr>
            <w:b/>
            <w:bCs/>
          </w:rPr>
          <w:delText>0</w:delText>
        </w:r>
      </w:del>
      <w:r>
        <w:rPr>
          <w:b/>
          <w:bCs/>
        </w:rPr>
        <w:t xml:space="preserve">: Adding Cubes </w:t>
      </w:r>
      <w:r>
        <w:rPr>
          <w:rFonts w:hint="default"/>
          <w:b/>
          <w:bCs/>
          <w:lang w:val="en-GB"/>
        </w:rPr>
        <w:t>to the</w:t>
      </w:r>
      <w:r>
        <w:rPr>
          <w:b/>
          <w:bCs/>
        </w:rPr>
        <w:t xml:space="preserve"> Scene</w:t>
      </w:r>
    </w:p>
    <w:p>
      <w:pPr>
        <w:pStyle w:val="14"/>
        <w:jc w:val="both"/>
      </w:pPr>
    </w:p>
    <w:p>
      <w:pPr>
        <w:pStyle w:val="14"/>
        <w:jc w:val="both"/>
      </w:pPr>
      <w:r>
        <w:rPr>
          <w:b/>
          <w:bCs/>
        </w:rPr>
        <w:t>Step 10</w:t>
      </w:r>
      <w:r>
        <w:rPr>
          <w:b w:val="0"/>
          <w:bCs w:val="0"/>
        </w:rPr>
        <w:t>:</w:t>
      </w:r>
      <w:r>
        <w:rPr>
          <w:b/>
          <w:bCs/>
        </w:rPr>
        <w:t xml:space="preserve"> </w:t>
      </w:r>
      <w:r>
        <w:t xml:space="preserve">Select </w:t>
      </w:r>
      <w:r>
        <w:rPr>
          <w:rFonts w:hint="default"/>
          <w:lang w:val="en-GB"/>
        </w:rPr>
        <w:t>C</w:t>
      </w:r>
      <w:r>
        <w:t xml:space="preserve">ube and go to </w:t>
      </w:r>
      <w:r>
        <w:rPr>
          <w:b/>
          <w:bCs/>
        </w:rPr>
        <w:t>Edit Panel → Add Component</w:t>
      </w:r>
      <w:r>
        <w:rPr>
          <w:rFonts w:hint="default"/>
          <w:b/>
          <w:bCs/>
          <w:lang w:val="en-GB"/>
        </w:rPr>
        <w:t xml:space="preserve"> </w:t>
      </w:r>
      <w:r>
        <w:rPr>
          <w:rFonts w:hint="default"/>
          <w:b w:val="0"/>
          <w:bCs w:val="0"/>
          <w:lang w:val="en-GB"/>
        </w:rPr>
        <w:t>and</w:t>
      </w:r>
      <w:r>
        <w:rPr>
          <w:b w:val="0"/>
          <w:bCs w:val="0"/>
        </w:rPr>
        <w:t xml:space="preserve"> </w:t>
      </w:r>
      <w:r>
        <w:rPr>
          <w:rFonts w:hint="default"/>
          <w:b w:val="0"/>
          <w:bCs w:val="0"/>
          <w:lang w:val="en-GB"/>
        </w:rPr>
        <w:t>s</w:t>
      </w:r>
      <w:r>
        <w:rPr>
          <w:b w:val="0"/>
          <w:bCs w:val="0"/>
        </w:rPr>
        <w:t xml:space="preserve">earch </w:t>
      </w:r>
      <w:r>
        <w:rPr>
          <w:rFonts w:hint="default"/>
          <w:b w:val="0"/>
          <w:bCs w:val="0"/>
          <w:lang w:val="en-GB"/>
        </w:rPr>
        <w:t>the</w:t>
      </w:r>
      <w:r>
        <w:rPr>
          <w:b w:val="0"/>
          <w:bCs w:val="0"/>
        </w:rPr>
        <w:t xml:space="preserve"> script named</w:t>
      </w:r>
      <w:r>
        <w:rPr>
          <w:b/>
          <w:bCs/>
        </w:rPr>
        <w:t xml:space="preserve"> </w:t>
      </w:r>
      <w:r>
        <w:rPr>
          <w:rFonts w:ascii="Courier New" w:hAnsi="Courier New" w:cs="Courier New"/>
          <w:b/>
          <w:bCs/>
        </w:rPr>
        <w:t>OVRGrabbable.cs</w:t>
      </w:r>
      <w:r>
        <w:t xml:space="preserve"> as shown in Figure 6.11.</w:t>
      </w:r>
    </w:p>
    <w:p>
      <w:pPr>
        <w:pStyle w:val="14"/>
        <w:jc w:val="both"/>
        <w:rPr>
          <w:b/>
          <w:bCs/>
        </w:rPr>
      </w:pPr>
      <w:r>
        <w:rPr>
          <w:b/>
          <w:bCs/>
          <w:lang w:val="en-IN" w:eastAsia="en-IN"/>
        </w:rPr>
        <w:drawing>
          <wp:anchor distT="0" distB="0" distL="118745" distR="118745" simplePos="0" relativeHeight="251667456" behindDoc="0" locked="0" layoutInCell="1" allowOverlap="1">
            <wp:simplePos x="0" y="0"/>
            <wp:positionH relativeFrom="margin">
              <wp:align>center</wp:align>
            </wp:positionH>
            <wp:positionV relativeFrom="paragraph">
              <wp:posOffset>205740</wp:posOffset>
            </wp:positionV>
            <wp:extent cx="2423160" cy="2887980"/>
            <wp:effectExtent l="0" t="0" r="0" b="7620"/>
            <wp:wrapTopAndBottom/>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8"/>
                    <a:stretch>
                      <a:fillRect/>
                    </a:stretch>
                  </pic:blipFill>
                  <pic:spPr>
                    <a:xfrm>
                      <a:off x="0" y="0"/>
                      <a:ext cx="2423160" cy="2887980"/>
                    </a:xfrm>
                    <a:prstGeom prst="rect">
                      <a:avLst/>
                    </a:prstGeom>
                    <a:noFill/>
                    <a:ln>
                      <a:noFill/>
                    </a:ln>
                  </pic:spPr>
                </pic:pic>
              </a:graphicData>
            </a:graphic>
          </wp:anchor>
        </w:drawing>
      </w:r>
    </w:p>
    <w:p>
      <w:pPr>
        <w:pStyle w:val="14"/>
        <w:jc w:val="center"/>
      </w:pPr>
      <w:r>
        <w:rPr>
          <w:b/>
          <w:bCs/>
        </w:rPr>
        <w:t>Figure 6.1</w:t>
      </w:r>
      <w:ins w:id="60" w:author="asus" w:date="2023-05-14T00:06:32Z">
        <w:r>
          <w:rPr>
            <w:rFonts w:hint="default"/>
            <w:b/>
            <w:bCs/>
            <w:lang w:val="en-US"/>
          </w:rPr>
          <w:t>2</w:t>
        </w:r>
      </w:ins>
      <w:del w:id="61" w:author="asus" w:date="2023-05-14T00:06:32Z">
        <w:r>
          <w:rPr>
            <w:b/>
            <w:bCs/>
          </w:rPr>
          <w:delText>1</w:delText>
        </w:r>
      </w:del>
      <w:r>
        <w:rPr>
          <w:b/>
          <w:bCs/>
        </w:rPr>
        <w:t>: OVRGrabble Script</w:t>
      </w:r>
    </w:p>
    <w:p>
      <w:pPr>
        <w:pStyle w:val="14"/>
        <w:jc w:val="both"/>
      </w:pPr>
    </w:p>
    <w:p>
      <w:pPr>
        <w:pStyle w:val="14"/>
        <w:jc w:val="both"/>
        <w:rPr>
          <w:b/>
          <w:bCs/>
        </w:rPr>
      </w:pPr>
      <w:r>
        <w:rPr>
          <w:b/>
          <w:bCs/>
        </w:rPr>
        <w:t>Step 11</w:t>
      </w:r>
      <w:r>
        <w:rPr>
          <w:b w:val="0"/>
          <w:bCs w:val="0"/>
        </w:rPr>
        <w:t>:</w:t>
      </w:r>
      <w:r>
        <w:t xml:space="preserve"> Select </w:t>
      </w:r>
      <w:r>
        <w:rPr>
          <w:rFonts w:hint="default"/>
          <w:lang w:val="en-GB"/>
        </w:rPr>
        <w:t>the C</w:t>
      </w:r>
      <w:r>
        <w:t>ube</w:t>
      </w:r>
      <w:r>
        <w:rPr>
          <w:rFonts w:hint="default"/>
          <w:lang w:val="en-GB"/>
        </w:rPr>
        <w:t xml:space="preserve">, </w:t>
      </w:r>
      <w:r>
        <w:t xml:space="preserve">go to </w:t>
      </w:r>
      <w:r>
        <w:rPr>
          <w:b/>
          <w:bCs/>
        </w:rPr>
        <w:t>Edit Panel → Add Componen</w:t>
      </w:r>
      <w:r>
        <w:rPr>
          <w:rFonts w:hint="default"/>
          <w:b/>
          <w:bCs/>
          <w:lang w:val="en-GB"/>
        </w:rPr>
        <w:t>t</w:t>
      </w:r>
      <w:r>
        <w:rPr>
          <w:rFonts w:hint="default"/>
          <w:b w:val="0"/>
          <w:bCs w:val="0"/>
          <w:lang w:val="en-GB"/>
        </w:rPr>
        <w:t xml:space="preserve"> and</w:t>
      </w:r>
      <w:r>
        <w:rPr>
          <w:b w:val="0"/>
          <w:bCs w:val="0"/>
        </w:rPr>
        <w:t xml:space="preserve"> </w:t>
      </w:r>
      <w:r>
        <w:rPr>
          <w:rFonts w:hint="default"/>
          <w:b w:val="0"/>
          <w:bCs w:val="0"/>
          <w:lang w:val="en-GB"/>
        </w:rPr>
        <w:t>s</w:t>
      </w:r>
      <w:r>
        <w:rPr>
          <w:b w:val="0"/>
          <w:bCs w:val="0"/>
        </w:rPr>
        <w:t xml:space="preserve">earch </w:t>
      </w:r>
      <w:r>
        <w:rPr>
          <w:rFonts w:hint="default"/>
          <w:b w:val="0"/>
          <w:bCs w:val="0"/>
          <w:lang w:val="en-GB"/>
        </w:rPr>
        <w:t>the</w:t>
      </w:r>
      <w:r>
        <w:rPr>
          <w:b w:val="0"/>
          <w:bCs w:val="0"/>
        </w:rPr>
        <w:t xml:space="preserve"> Rigidbody componen</w:t>
      </w:r>
      <w:ins w:id="62" w:author="asus" w:date="2023-05-14T00:03:44Z">
        <w:r>
          <w:rPr>
            <w:rFonts w:hint="default"/>
            <w:b w:val="0"/>
            <w:bCs w:val="0"/>
            <w:lang w:val="en-US"/>
          </w:rPr>
          <w:t>t</w:t>
        </w:r>
      </w:ins>
      <w:ins w:id="63" w:author="asus" w:date="2023-05-14T00:03:45Z">
        <w:r>
          <w:rPr>
            <w:rFonts w:hint="default"/>
            <w:b w:val="0"/>
            <w:bCs w:val="0"/>
            <w:lang w:val="en-US"/>
          </w:rPr>
          <w:t>.</w:t>
        </w:r>
      </w:ins>
      <w:commentRangeStart w:id="16"/>
      <w:commentRangeStart w:id="17"/>
      <w:r>
        <w:commentReference w:id="16"/>
      </w:r>
      <w:commentRangeEnd w:id="16"/>
      <w:commentRangeEnd w:id="17"/>
      <w:r>
        <w:commentReference w:id="17"/>
      </w:r>
    </w:p>
    <w:p>
      <w:pPr>
        <w:pStyle w:val="14"/>
        <w:jc w:val="both"/>
        <w:rPr>
          <w:b/>
          <w:bCs/>
        </w:rPr>
      </w:pPr>
    </w:p>
    <w:p>
      <w:pPr>
        <w:pStyle w:val="14"/>
        <w:jc w:val="both"/>
      </w:pPr>
      <w:r>
        <w:rPr>
          <w:b/>
          <w:bCs/>
        </w:rPr>
        <w:t xml:space="preserve">RigidBody </w:t>
      </w:r>
      <w:r>
        <w:rPr>
          <w:b w:val="0"/>
          <w:bCs w:val="0"/>
        </w:rPr>
        <w:t>provides the physics capability to the GameObject</w:t>
      </w:r>
      <w:r>
        <w:t xml:space="preserve"> as shown in Figure 6.12</w:t>
      </w:r>
      <w:r>
        <w:rPr>
          <w:b w:val="0"/>
          <w:bCs w:val="0"/>
        </w:rPr>
        <w:t>.</w:t>
      </w:r>
    </w:p>
    <w:p>
      <w:pPr>
        <w:pStyle w:val="14"/>
        <w:jc w:val="both"/>
      </w:pPr>
    </w:p>
    <w:p>
      <w:pPr>
        <w:pStyle w:val="14"/>
        <w:jc w:val="center"/>
        <w:rPr>
          <w:b/>
          <w:bCs/>
        </w:rPr>
      </w:pPr>
      <w:r>
        <w:rPr>
          <w:b/>
          <w:bCs/>
          <w:lang w:val="en-IN" w:eastAsia="en-IN"/>
        </w:rPr>
        <w:drawing>
          <wp:anchor distT="0" distB="0" distL="118745" distR="118745" simplePos="0" relativeHeight="251668480" behindDoc="0" locked="0" layoutInCell="1" allowOverlap="1">
            <wp:simplePos x="0" y="0"/>
            <wp:positionH relativeFrom="margin">
              <wp:align>center</wp:align>
            </wp:positionH>
            <wp:positionV relativeFrom="paragraph">
              <wp:posOffset>0</wp:posOffset>
            </wp:positionV>
            <wp:extent cx="2446020" cy="2979420"/>
            <wp:effectExtent l="0" t="0" r="0" b="0"/>
            <wp:wrapTopAndBottom/>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19"/>
                    <a:stretch>
                      <a:fillRect/>
                    </a:stretch>
                  </pic:blipFill>
                  <pic:spPr>
                    <a:xfrm>
                      <a:off x="0" y="0"/>
                      <a:ext cx="2446020" cy="2979420"/>
                    </a:xfrm>
                    <a:prstGeom prst="rect">
                      <a:avLst/>
                    </a:prstGeom>
                    <a:noFill/>
                    <a:ln>
                      <a:noFill/>
                    </a:ln>
                  </pic:spPr>
                </pic:pic>
              </a:graphicData>
            </a:graphic>
          </wp:anchor>
        </w:drawing>
      </w:r>
      <w:r>
        <w:rPr>
          <w:b/>
          <w:bCs/>
        </w:rPr>
        <w:t>Figure 6.1</w:t>
      </w:r>
      <w:ins w:id="64" w:author="asus" w:date="2023-05-14T00:06:35Z">
        <w:r>
          <w:rPr>
            <w:rFonts w:hint="default"/>
            <w:b/>
            <w:bCs/>
            <w:lang w:val="en-US"/>
          </w:rPr>
          <w:t>3</w:t>
        </w:r>
      </w:ins>
      <w:del w:id="65" w:author="asus" w:date="2023-05-14T00:06:35Z">
        <w:r>
          <w:rPr>
            <w:b/>
            <w:bCs/>
          </w:rPr>
          <w:delText>2</w:delText>
        </w:r>
      </w:del>
      <w:r>
        <w:rPr>
          <w:b/>
          <w:bCs/>
        </w:rPr>
        <w:t>: RigidBody Added to Object</w:t>
      </w:r>
    </w:p>
    <w:p>
      <w:pPr>
        <w:pStyle w:val="14"/>
        <w:jc w:val="center"/>
        <w:rPr>
          <w:b/>
          <w:bCs/>
        </w:rPr>
      </w:pPr>
    </w:p>
    <w:p>
      <w:pPr>
        <w:pStyle w:val="15"/>
        <w:spacing w:line="276" w:lineRule="auto"/>
        <w:jc w:val="both"/>
        <w:rPr>
          <w:rStyle w:val="16"/>
          <w:rFonts w:eastAsia="Bookman Old Style"/>
          <w:szCs w:val="24"/>
        </w:rPr>
      </w:pPr>
      <w:r>
        <w:rPr>
          <w:b/>
          <w:bCs/>
        </w:rPr>
        <w:t>Step 12</w:t>
      </w:r>
      <w:r>
        <w:t>: The scene is ready to test</w:t>
      </w:r>
      <w:r>
        <w:rPr>
          <w:rStyle w:val="16"/>
        </w:rPr>
        <w:t xml:space="preserve"> now</w:t>
      </w:r>
      <w:r>
        <w:rPr>
          <w:rStyle w:val="16"/>
          <w:rFonts w:hint="default"/>
          <w:lang w:val="en-GB"/>
        </w:rPr>
        <w:t>,</w:t>
      </w:r>
      <w:r>
        <w:rPr>
          <w:rStyle w:val="16"/>
        </w:rPr>
        <w:t xml:space="preserve"> as shown in Figure 6.13.</w:t>
      </w:r>
    </w:p>
    <w:p>
      <w:pPr>
        <w:pStyle w:val="14"/>
        <w:jc w:val="center"/>
        <w:rPr>
          <w:b/>
          <w:bCs/>
        </w:rPr>
      </w:pPr>
    </w:p>
    <w:p>
      <w:pPr>
        <w:pStyle w:val="14"/>
        <w:jc w:val="center"/>
        <w:rPr>
          <w:b/>
          <w:bCs/>
        </w:rPr>
      </w:pPr>
      <w:r>
        <w:rPr>
          <w:b/>
          <w:bCs/>
          <w:lang w:val="en-IN" w:eastAsia="en-IN"/>
        </w:rPr>
        <w:drawing>
          <wp:anchor distT="0" distB="0" distL="118745" distR="118745" simplePos="0" relativeHeight="251667456" behindDoc="0" locked="0" layoutInCell="1" allowOverlap="1">
            <wp:simplePos x="0" y="0"/>
            <wp:positionH relativeFrom="margin">
              <wp:align>center</wp:align>
            </wp:positionH>
            <wp:positionV relativeFrom="paragraph">
              <wp:posOffset>0</wp:posOffset>
            </wp:positionV>
            <wp:extent cx="5272405" cy="3001645"/>
            <wp:effectExtent l="0" t="0" r="4445" b="8255"/>
            <wp:wrapTopAndBottom/>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20"/>
                    <a:stretch>
                      <a:fillRect/>
                    </a:stretch>
                  </pic:blipFill>
                  <pic:spPr>
                    <a:xfrm>
                      <a:off x="0" y="0"/>
                      <a:ext cx="5272405" cy="3001645"/>
                    </a:xfrm>
                    <a:prstGeom prst="rect">
                      <a:avLst/>
                    </a:prstGeom>
                    <a:noFill/>
                    <a:ln>
                      <a:noFill/>
                    </a:ln>
                  </pic:spPr>
                </pic:pic>
              </a:graphicData>
            </a:graphic>
          </wp:anchor>
        </w:drawing>
      </w:r>
      <w:r>
        <w:rPr>
          <w:b/>
          <w:bCs/>
        </w:rPr>
        <w:t>Figure 6.1</w:t>
      </w:r>
      <w:ins w:id="66" w:author="asus" w:date="2023-05-14T00:06:39Z">
        <w:r>
          <w:rPr>
            <w:rFonts w:hint="default"/>
            <w:b/>
            <w:bCs/>
            <w:lang w:val="en-US"/>
          </w:rPr>
          <w:t>4</w:t>
        </w:r>
      </w:ins>
      <w:del w:id="67" w:author="asus" w:date="2023-05-14T00:06:38Z">
        <w:bookmarkStart w:id="0" w:name="_GoBack"/>
        <w:bookmarkEnd w:id="0"/>
        <w:r>
          <w:rPr>
            <w:b/>
            <w:bCs/>
          </w:rPr>
          <w:delText>3</w:delText>
        </w:r>
      </w:del>
      <w:r>
        <w:rPr>
          <w:b/>
          <w:bCs/>
        </w:rPr>
        <w:t>: Final Output</w:t>
      </w:r>
    </w:p>
    <w:p>
      <w:pPr>
        <w:pStyle w:val="14"/>
        <w:jc w:val="both"/>
      </w:pPr>
    </w:p>
    <w:p>
      <w:pPr>
        <w:pStyle w:val="14"/>
        <w:jc w:val="both"/>
      </w:pPr>
    </w:p>
    <w:p>
      <w:pPr>
        <w:pStyle w:val="14"/>
        <w:jc w:val="both"/>
        <w:rPr>
          <w:rFonts w:hint="default"/>
          <w:lang w:val="en-GB"/>
        </w:rPr>
      </w:pPr>
      <w:commentRangeStart w:id="18"/>
      <w:commentRangeStart w:id="19"/>
      <w:r>
        <w:rPr>
          <w:rFonts w:hint="default"/>
          <w:lang w:val="en-GB"/>
        </w:rPr>
        <w:t>Now, the object(Cube) is grabble in the VR Scene.</w:t>
      </w:r>
      <w:commentRangeEnd w:id="18"/>
      <w:r>
        <w:commentReference w:id="18"/>
      </w:r>
      <w:commentRangeEnd w:id="19"/>
      <w:r>
        <w:commentReference w:id="19"/>
      </w:r>
    </w:p>
    <w:p>
      <w:pPr>
        <w:pStyle w:val="14"/>
        <w:jc w:val="both"/>
      </w:pPr>
    </w:p>
    <w:p>
      <w:pPr>
        <w:pStyle w:val="14"/>
        <w:jc w:val="both"/>
      </w:pPr>
    </w:p>
    <w:p>
      <w:pPr>
        <w:pStyle w:val="14"/>
        <w:jc w:val="both"/>
      </w:pPr>
    </w:p>
    <w:p>
      <w:pPr>
        <w:pStyle w:val="14"/>
        <w:jc w:val="both"/>
      </w:pPr>
    </w:p>
    <w:p>
      <w:pPr>
        <w:pStyle w:val="14"/>
        <w:jc w:val="both"/>
      </w:pPr>
    </w:p>
    <w:p>
      <w:pPr>
        <w:pStyle w:val="14"/>
        <w:jc w:val="left"/>
        <w:rPr>
          <w:rFonts w:ascii="Twentieth Century" w:hAnsi="Twentieth Century" w:eastAsia="Twentieth Century" w:cs="Twentieth Century"/>
          <w:color w:val="2E75B5"/>
          <w:sz w:val="44"/>
          <w:szCs w:val="44"/>
        </w:rPr>
      </w:pPr>
      <w:r>
        <w:rPr>
          <w:rFonts w:ascii="Twentieth Century" w:hAnsi="Twentieth Century" w:eastAsia="Twentieth Century" w:cs="Twentieth Century"/>
          <w:color w:val="2E75B5"/>
          <w:sz w:val="44"/>
          <w:szCs w:val="44"/>
        </w:rPr>
        <w:t>6.8 Summary</w:t>
      </w:r>
    </w:p>
    <w:p>
      <w:pPr>
        <w:pStyle w:val="17"/>
        <w:numPr>
          <w:ilvl w:val="0"/>
          <w:numId w:val="5"/>
        </w:numPr>
        <w:spacing w:line="276" w:lineRule="auto"/>
        <w:ind w:left="420" w:hanging="420"/>
      </w:pPr>
      <w:r>
        <w:rPr>
          <w:b w:val="0"/>
          <w:bCs w:val="0"/>
        </w:rPr>
        <w:t xml:space="preserve">LocalAvatar </w:t>
      </w:r>
      <w:r>
        <w:t xml:space="preserve">is a pre-made </w:t>
      </w:r>
      <w:commentRangeStart w:id="20"/>
      <w:commentRangeStart w:id="21"/>
      <w:r>
        <w:t>game object</w:t>
      </w:r>
      <w:commentRangeEnd w:id="20"/>
      <w:r>
        <w:commentReference w:id="20"/>
      </w:r>
      <w:commentRangeEnd w:id="21"/>
      <w:r>
        <w:commentReference w:id="21"/>
      </w:r>
      <w:r>
        <w:t xml:space="preserve"> in the Oculus Integration SDK for Unity that represents the player’s avatar in the VR scene, providing features such as </w:t>
      </w:r>
      <w:r>
        <w:rPr>
          <w:b w:val="0"/>
          <w:bCs w:val="0"/>
        </w:rPr>
        <w:t>hand tracking, microphone input, and support for multiplayer interactions</w:t>
      </w:r>
      <w:r>
        <w:t>.</w:t>
      </w:r>
    </w:p>
    <w:p>
      <w:pPr>
        <w:pStyle w:val="17"/>
        <w:numPr>
          <w:ilvl w:val="0"/>
          <w:numId w:val="5"/>
        </w:numPr>
        <w:spacing w:line="276" w:lineRule="auto"/>
        <w:ind w:left="420" w:hanging="420"/>
        <w:rPr>
          <w:b w:val="0"/>
          <w:bCs w:val="0"/>
        </w:rPr>
      </w:pPr>
      <w:r>
        <w:rPr>
          <w:b w:val="0"/>
          <w:bCs w:val="0"/>
        </w:rPr>
        <w:t xml:space="preserve">GrabAvatarLeft </w:t>
      </w:r>
      <w:r>
        <w:t xml:space="preserve">and </w:t>
      </w:r>
      <w:r>
        <w:rPr>
          <w:b w:val="0"/>
          <w:bCs w:val="0"/>
        </w:rPr>
        <w:t>GrabAvatarRight</w:t>
      </w:r>
      <w:r>
        <w:t xml:space="preserve"> are </w:t>
      </w:r>
      <w:commentRangeStart w:id="22"/>
      <w:commentRangeStart w:id="23"/>
      <w:r>
        <w:t>pre-</w:t>
      </w:r>
      <w:ins w:id="68" w:author="asus" w:date="2023-05-13T23:58:56Z">
        <w:r>
          <w:rPr>
            <w:rFonts w:hint="default"/>
            <w:lang w:val="en-US"/>
          </w:rPr>
          <w:t>b</w:t>
        </w:r>
      </w:ins>
      <w:ins w:id="69" w:author="asus" w:date="2023-05-13T23:58:57Z">
        <w:r>
          <w:rPr>
            <w:rFonts w:hint="default"/>
            <w:lang w:val="en-US"/>
          </w:rPr>
          <w:t>uild</w:t>
        </w:r>
      </w:ins>
      <w:ins w:id="70" w:author="asus" w:date="2023-05-13T23:58:59Z">
        <w:r>
          <w:rPr>
            <w:rFonts w:hint="default"/>
            <w:lang w:val="en-US"/>
          </w:rPr>
          <w:t xml:space="preserve"> </w:t>
        </w:r>
      </w:ins>
      <w:del w:id="71" w:author="asus" w:date="2023-05-13T23:58:55Z">
        <w:r>
          <w:rPr/>
          <w:delText>made</w:delText>
        </w:r>
        <w:commentRangeEnd w:id="22"/>
      </w:del>
      <w:del w:id="72" w:author="asus" w:date="2023-05-13T23:58:55Z">
        <w:r>
          <w:rPr/>
          <w:commentReference w:id="22"/>
        </w:r>
        <w:commentRangeEnd w:id="23"/>
      </w:del>
      <w:r>
        <w:commentReference w:id="23"/>
      </w:r>
      <w:del w:id="73" w:author="asus" w:date="2023-05-13T23:58:55Z">
        <w:r>
          <w:rPr/>
          <w:delText xml:space="preserve"> </w:delText>
        </w:r>
      </w:del>
      <w:r>
        <w:t xml:space="preserve">game objects in the Oculus Integration SDK for Unity that provide advanced grabbing functionality for the player’s hands in the VR scene, working with the </w:t>
      </w:r>
      <w:r>
        <w:rPr>
          <w:b w:val="0"/>
          <w:bCs w:val="0"/>
        </w:rPr>
        <w:t>OVRGrabbable script.</w:t>
      </w:r>
    </w:p>
    <w:p>
      <w:pPr>
        <w:pStyle w:val="17"/>
        <w:numPr>
          <w:ilvl w:val="0"/>
          <w:numId w:val="5"/>
        </w:numPr>
        <w:spacing w:line="276" w:lineRule="auto"/>
        <w:ind w:left="420" w:hanging="420"/>
      </w:pPr>
      <w:r>
        <w:t xml:space="preserve">The </w:t>
      </w:r>
      <w:r>
        <w:rPr>
          <w:b w:val="0"/>
          <w:bCs w:val="0"/>
        </w:rPr>
        <w:t>Object Grab</w:t>
      </w:r>
      <w:r>
        <w:t xml:space="preserve"> component in Unity </w:t>
      </w:r>
      <w:r>
        <w:rPr>
          <w:b w:val="0"/>
          <w:bCs w:val="0"/>
        </w:rPr>
        <w:t>enables players</w:t>
      </w:r>
      <w:r>
        <w:t xml:space="preserve"> to grab and </w:t>
      </w:r>
      <w:r>
        <w:rPr>
          <w:b w:val="0"/>
          <w:bCs w:val="0"/>
        </w:rPr>
        <w:t>manipulate objects</w:t>
      </w:r>
      <w:r>
        <w:t xml:space="preserve"> in VR </w:t>
      </w:r>
      <w:r>
        <w:rPr>
          <w:rFonts w:hint="default"/>
          <w:lang w:val="en-GB"/>
        </w:rPr>
        <w:t>S</w:t>
      </w:r>
      <w:r>
        <w:t>cenes and can be customized to define how objects are interacted with.</w:t>
      </w:r>
    </w:p>
    <w:p>
      <w:pPr>
        <w:pStyle w:val="17"/>
        <w:numPr>
          <w:ilvl w:val="0"/>
          <w:numId w:val="5"/>
        </w:numPr>
        <w:spacing w:line="276" w:lineRule="auto"/>
        <w:ind w:left="420" w:hanging="420"/>
      </w:pPr>
      <w:r>
        <w:rPr>
          <w:b w:val="0"/>
          <w:bCs w:val="0"/>
        </w:rPr>
        <w:t>OVRGrabbable</w:t>
      </w:r>
      <w:r>
        <w:t xml:space="preserve"> is a prefab that enables players to grab and manipulate objects in the VR scene with customizable grips and </w:t>
      </w:r>
      <w:r>
        <w:rPr>
          <w:b w:val="0"/>
          <w:bCs w:val="0"/>
        </w:rPr>
        <w:t>haptic feedback,</w:t>
      </w:r>
      <w:r>
        <w:t xml:space="preserve"> working in conjunction with the</w:t>
      </w:r>
      <w:r>
        <w:rPr>
          <w:b w:val="0"/>
          <w:bCs w:val="0"/>
        </w:rPr>
        <w:t xml:space="preserve"> GrabAvatar</w:t>
      </w:r>
      <w:r>
        <w:t xml:space="preserve"> prefabs in the Oculus Integration SDK for Unity.</w:t>
      </w:r>
    </w:p>
    <w:p>
      <w:pPr>
        <w:pStyle w:val="17"/>
        <w:numPr>
          <w:ilvl w:val="0"/>
          <w:numId w:val="5"/>
        </w:numPr>
        <w:spacing w:line="276" w:lineRule="auto"/>
        <w:ind w:left="420" w:hanging="420"/>
      </w:pPr>
      <w:r>
        <w:rPr>
          <w:b w:val="0"/>
          <w:bCs w:val="0"/>
        </w:rPr>
        <w:t>LocalAvatar</w:t>
      </w:r>
      <w:r>
        <w:t xml:space="preserve"> is a </w:t>
      </w:r>
      <w:r>
        <w:rPr>
          <w:b w:val="0"/>
          <w:bCs w:val="0"/>
        </w:rPr>
        <w:t>game object</w:t>
      </w:r>
      <w:r>
        <w:t xml:space="preserve"> in Oculus Integration SDK for Unity that represents the player's avatar in VR,</w:t>
      </w:r>
      <w:r>
        <w:rPr>
          <w:b w:val="0"/>
          <w:bCs w:val="0"/>
        </w:rPr>
        <w:t xml:space="preserve"> providing hand tracking, microphone input</w:t>
      </w:r>
      <w:ins w:id="74" w:author="asus" w:date="2023-05-13T23:59:37Z">
        <w:r>
          <w:rPr>
            <w:rFonts w:hint="default"/>
            <w:b w:val="0"/>
            <w:bCs w:val="0"/>
            <w:lang w:val="en-US"/>
          </w:rPr>
          <w:t>.</w:t>
        </w:r>
      </w:ins>
      <w:del w:id="75" w:author="asus" w:date="2023-05-13T23:59:37Z">
        <w:r>
          <w:rPr>
            <w:b w:val="0"/>
            <w:bCs w:val="0"/>
          </w:rPr>
          <w:delText xml:space="preserve">, and multiplayer </w:delText>
        </w:r>
      </w:del>
      <w:del w:id="76" w:author="asus" w:date="2023-05-13T23:59:37Z">
        <w:commentRangeStart w:id="24"/>
        <w:r>
          <w:rPr/>
          <w:delText>support</w:delText>
        </w:r>
        <w:commentRangeEnd w:id="24"/>
      </w:del>
      <w:del w:id="77" w:author="asus" w:date="2023-05-13T23:59:37Z">
        <w:r>
          <w:rPr>
            <w:rStyle w:val="5"/>
            <w:rFonts w:asciiTheme="minorHAnsi" w:hAnsiTheme="minorHAnsi" w:cstheme="minorBidi"/>
          </w:rPr>
          <w:commentReference w:id="24"/>
        </w:r>
      </w:del>
      <w:del w:id="78" w:author="asus" w:date="2023-05-13T23:59:37Z">
        <w:r>
          <w:rPr/>
          <w:delText>.</w:delText>
        </w:r>
      </w:del>
    </w:p>
    <w:p>
      <w:pPr>
        <w:spacing w:line="276" w:lineRule="auto"/>
        <w:jc w:val="both"/>
      </w:pPr>
    </w:p>
    <w:p>
      <w:pPr>
        <w:spacing w:line="240" w:lineRule="auto"/>
        <w:jc w:val="left"/>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br w:type="page"/>
      </w:r>
    </w:p>
    <w:p>
      <w:pPr>
        <w:spacing w:line="276" w:lineRule="auto"/>
        <w:jc w:val="left"/>
        <w:rPr>
          <w:ins w:id="79" w:author="asus" w:date="2023-05-14T00:00:54Z"/>
          <w:rFonts w:ascii="Bookman Old Style" w:hAnsi="Bookman Old Style" w:eastAsia="Bookman Old Style" w:cs="Bookman Old Style"/>
          <w:color w:val="3D85C6"/>
          <w:sz w:val="44"/>
          <w:szCs w:val="44"/>
        </w:rPr>
      </w:pPr>
      <w:r>
        <w:rPr>
          <w:rFonts w:ascii="Twentieth Century" w:hAnsi="Twentieth Century" w:eastAsia="Twentieth Century" w:cs="Twentieth Century"/>
          <w:color w:val="3D85C6"/>
          <w:sz w:val="44"/>
          <w:szCs w:val="44"/>
        </w:rPr>
        <w:t>6.9 Check Your Progress</w:t>
      </w:r>
      <w:r>
        <w:rPr>
          <w:rFonts w:ascii="Bookman Old Style" w:hAnsi="Bookman Old Style" w:eastAsia="Bookman Old Style" w:cs="Bookman Old Style"/>
          <w:color w:val="3D85C6"/>
          <w:sz w:val="44"/>
          <w:szCs w:val="44"/>
        </w:rPr>
        <w:t xml:space="preserve"> </w:t>
      </w:r>
    </w:p>
    <w:p>
      <w:pPr>
        <w:spacing w:line="276" w:lineRule="auto"/>
        <w:jc w:val="left"/>
        <w:rPr>
          <w:rFonts w:ascii="Bookman Old Style" w:hAnsi="Bookman Old Style" w:eastAsia="Bookman Old Style" w:cs="Bookman Old Style"/>
          <w:color w:val="3D85C6"/>
          <w:sz w:val="44"/>
          <w:szCs w:val="44"/>
        </w:rPr>
      </w:pPr>
      <w:ins w:id="80" w:author="asus" w:date="2023-05-14T00:00:54Z">
        <w:r>
          <w:rPr>
            <w:rFonts w:ascii="Calibri" w:hAnsi="Calibri" w:eastAsia="Calibri" w:cs="Calibri"/>
          </w:rPr>
          <w:drawing>
            <wp:inline distT="0" distB="0" distL="0" distR="0">
              <wp:extent cx="2785110" cy="1577340"/>
              <wp:effectExtent l="0" t="0" r="3810" b="762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21"/>
                      <a:srcRect/>
                      <a:stretch>
                        <a:fillRect/>
                      </a:stretch>
                    </pic:blipFill>
                    <pic:spPr>
                      <a:xfrm>
                        <a:off x="0" y="0"/>
                        <a:ext cx="2785110" cy="1577340"/>
                      </a:xfrm>
                      <a:prstGeom prst="rect">
                        <a:avLst/>
                      </a:prstGeom>
                    </pic:spPr>
                  </pic:pic>
                </a:graphicData>
              </a:graphic>
            </wp:inline>
          </w:drawing>
        </w:r>
      </w:ins>
    </w:p>
    <w:p>
      <w:pPr>
        <w:pStyle w:val="17"/>
        <w:numPr>
          <w:ilvl w:val="-1"/>
          <w:numId w:val="0"/>
        </w:numPr>
        <w:spacing w:line="276" w:lineRule="auto"/>
        <w:ind w:left="0" w:firstLine="0"/>
        <w:jc w:val="both"/>
      </w:pPr>
      <w:r>
        <w:rPr>
          <w:rFonts w:hint="default"/>
          <w:lang w:val="en-GB"/>
        </w:rPr>
        <w:t xml:space="preserve">1. </w:t>
      </w:r>
      <w:r>
        <w:t>Which of the following represent</w:t>
      </w:r>
      <w:r>
        <w:rPr>
          <w:rFonts w:hint="default"/>
          <w:lang w:val="en-GB"/>
        </w:rPr>
        <w:t>s</w:t>
      </w:r>
      <w:r>
        <w:t xml:space="preserve"> the player’s avatar in the VR</w:t>
      </w:r>
      <w:r>
        <w:rPr>
          <w:rFonts w:hint="default"/>
          <w:lang w:val="en-GB"/>
        </w:rPr>
        <w:t xml:space="preserve"> S</w:t>
      </w:r>
      <w:r>
        <w:t>cene providing features such as hand</w:t>
      </w:r>
      <w:r>
        <w:rPr>
          <w:rFonts w:hint="default"/>
          <w:lang w:val="en-GB"/>
        </w:rPr>
        <w:t>-</w:t>
      </w:r>
      <w:r>
        <w:t>tracking, microphone and so on?</w:t>
      </w:r>
    </w:p>
    <w:p>
      <w:pPr>
        <w:numPr>
          <w:ilvl w:val="0"/>
          <w:numId w:val="6"/>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Local Avatar</w:t>
      </w:r>
    </w:p>
    <w:p>
      <w:pPr>
        <w:numPr>
          <w:ilvl w:val="0"/>
          <w:numId w:val="6"/>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Avatar Prefab</w:t>
      </w:r>
    </w:p>
    <w:p>
      <w:pPr>
        <w:numPr>
          <w:ilvl w:val="0"/>
          <w:numId w:val="6"/>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Object Grabbable</w:t>
      </w:r>
    </w:p>
    <w:p>
      <w:pPr>
        <w:numPr>
          <w:ilvl w:val="0"/>
          <w:numId w:val="6"/>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Local Action</w:t>
      </w:r>
    </w:p>
    <w:p>
      <w:pPr>
        <w:spacing w:line="276" w:lineRule="auto"/>
        <w:ind w:left="420" w:firstLine="289"/>
        <w:jc w:val="both"/>
        <w:rPr>
          <w:rFonts w:ascii="Bookman Old Style" w:hAnsi="Bookman Old Style" w:eastAsia="Bookman Old Style" w:cs="Bookman Old Style"/>
          <w:color w:val="000000"/>
          <w:sz w:val="24"/>
          <w:szCs w:val="24"/>
        </w:rPr>
      </w:pPr>
    </w:p>
    <w:p>
      <w:pPr>
        <w:numPr>
          <w:ilvl w:val="0"/>
          <w:numId w:val="7"/>
        </w:num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Which c</w:t>
      </w:r>
      <w:r>
        <w:rPr>
          <w:rStyle w:val="16"/>
        </w:rPr>
        <w:t xml:space="preserve">omponent in Unity enables players to grab and manipulate objects in VR </w:t>
      </w:r>
      <w:r>
        <w:rPr>
          <w:rStyle w:val="16"/>
          <w:rFonts w:hint="default" w:ascii="Bookman Old Style"/>
          <w:lang w:val="en-GB"/>
        </w:rPr>
        <w:t>S</w:t>
      </w:r>
      <w:r>
        <w:rPr>
          <w:rStyle w:val="16"/>
        </w:rPr>
        <w:t>cenes?</w:t>
      </w:r>
    </w:p>
    <w:p>
      <w:pPr>
        <w:numPr>
          <w:ilvl w:val="0"/>
          <w:numId w:val="8"/>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Object Grab Component</w:t>
      </w:r>
    </w:p>
    <w:p>
      <w:pPr>
        <w:numPr>
          <w:ilvl w:val="0"/>
          <w:numId w:val="8"/>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Object Grabbable</w:t>
      </w:r>
    </w:p>
    <w:p>
      <w:pPr>
        <w:numPr>
          <w:ilvl w:val="0"/>
          <w:numId w:val="8"/>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Object Script</w:t>
      </w:r>
    </w:p>
    <w:p>
      <w:pPr>
        <w:numPr>
          <w:ilvl w:val="0"/>
          <w:numId w:val="8"/>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GrabAvatarLeft and GrabAvatarRight</w:t>
      </w:r>
    </w:p>
    <w:p>
      <w:pPr>
        <w:spacing w:line="276" w:lineRule="auto"/>
        <w:ind w:left="420" w:firstLine="289"/>
        <w:jc w:val="both"/>
        <w:rPr>
          <w:rFonts w:ascii="Bookman Old Style" w:hAnsi="Bookman Old Style" w:eastAsia="Bookman Old Style" w:cs="Bookman Old Style"/>
          <w:color w:val="000000"/>
          <w:sz w:val="24"/>
          <w:szCs w:val="24"/>
        </w:rPr>
      </w:pPr>
    </w:p>
    <w:p>
      <w:pPr>
        <w:numPr>
          <w:ilvl w:val="0"/>
          <w:numId w:val="7"/>
        </w:num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 xml:space="preserve">Which component in </w:t>
      </w:r>
      <w:r>
        <w:rPr>
          <w:rFonts w:hint="default" w:ascii="Bookman Old Style" w:hAnsi="Bookman Old Style" w:eastAsia="Bookman Old Style" w:cs="Bookman Old Style"/>
          <w:color w:val="000000"/>
          <w:sz w:val="24"/>
          <w:szCs w:val="24"/>
          <w:lang w:val="en-GB"/>
        </w:rPr>
        <w:t>U</w:t>
      </w:r>
      <w:r>
        <w:rPr>
          <w:rFonts w:ascii="Bookman Old Style" w:hAnsi="Bookman Old Style" w:eastAsia="Bookman Old Style" w:cs="Bookman Old Style"/>
          <w:color w:val="000000"/>
          <w:sz w:val="24"/>
          <w:szCs w:val="24"/>
        </w:rPr>
        <w:t>nity allows GameObject to be affected by physics?</w:t>
      </w:r>
    </w:p>
    <w:p>
      <w:pPr>
        <w:numPr>
          <w:ilvl w:val="0"/>
          <w:numId w:val="9"/>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RigidBody</w:t>
      </w:r>
    </w:p>
    <w:p>
      <w:pPr>
        <w:numPr>
          <w:ilvl w:val="0"/>
          <w:numId w:val="9"/>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Object Grabbable</w:t>
      </w:r>
    </w:p>
    <w:p>
      <w:pPr>
        <w:numPr>
          <w:ilvl w:val="0"/>
          <w:numId w:val="9"/>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GrabAvatar</w:t>
      </w:r>
    </w:p>
    <w:p>
      <w:pPr>
        <w:numPr>
          <w:ilvl w:val="0"/>
          <w:numId w:val="9"/>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GrabObject</w:t>
      </w:r>
    </w:p>
    <w:p>
      <w:pPr>
        <w:spacing w:line="276" w:lineRule="auto"/>
        <w:ind w:left="420" w:firstLine="289"/>
        <w:jc w:val="both"/>
        <w:rPr>
          <w:rFonts w:ascii="Bookman Old Style" w:hAnsi="Bookman Old Style" w:eastAsia="Bookman Old Style" w:cs="Bookman Old Style"/>
          <w:color w:val="000000"/>
          <w:sz w:val="24"/>
          <w:szCs w:val="24"/>
        </w:rPr>
      </w:pPr>
    </w:p>
    <w:p>
      <w:pPr>
        <w:numPr>
          <w:ilvl w:val="0"/>
          <w:numId w:val="7"/>
        </w:num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Where can the LocalAvatar component be added?</w:t>
      </w:r>
    </w:p>
    <w:p>
      <w:pPr>
        <w:numPr>
          <w:ilvl w:val="0"/>
          <w:numId w:val="10"/>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Hierarchy → OVRCameraRig</w:t>
      </w:r>
    </w:p>
    <w:p>
      <w:pPr>
        <w:numPr>
          <w:ilvl w:val="0"/>
          <w:numId w:val="10"/>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Hierarchy OVRPlayerController</w:t>
      </w:r>
    </w:p>
    <w:p>
      <w:pPr>
        <w:numPr>
          <w:ilvl w:val="0"/>
          <w:numId w:val="10"/>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Hierarchy OVRPlayer</w:t>
      </w:r>
    </w:p>
    <w:p>
      <w:pPr>
        <w:numPr>
          <w:ilvl w:val="0"/>
          <w:numId w:val="10"/>
        </w:numPr>
        <w:spacing w:line="276" w:lineRule="auto"/>
        <w:ind w:left="0" w:firstLine="289"/>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Hierarchy → CameraRig</w:t>
      </w:r>
    </w:p>
    <w:p>
      <w:pPr>
        <w:spacing w:line="276" w:lineRule="auto"/>
        <w:ind w:left="420" w:firstLine="289"/>
        <w:jc w:val="both"/>
        <w:rPr>
          <w:rFonts w:ascii="Bookman Old Style" w:hAnsi="Bookman Old Style" w:eastAsia="Bookman Old Style" w:cs="Bookman Old Style"/>
          <w:color w:val="000000"/>
          <w:sz w:val="24"/>
          <w:szCs w:val="24"/>
        </w:rPr>
      </w:pPr>
    </w:p>
    <w:p>
      <w:pPr>
        <w:numPr>
          <w:ilvl w:val="0"/>
          <w:numId w:val="7"/>
        </w:numPr>
        <w:spacing w:line="276" w:lineRule="auto"/>
        <w:ind w:left="0" w:firstLine="0"/>
        <w:jc w:val="both"/>
        <w:rPr>
          <w:rFonts w:ascii="Bookman Old Style" w:hAnsi="Bookman Old Style" w:eastAsia="Bookman Old Style" w:cs="Bookman Old Style"/>
          <w:color w:val="000000"/>
          <w:sz w:val="24"/>
          <w:szCs w:val="24"/>
        </w:rPr>
      </w:pPr>
      <w:r>
        <w:rPr>
          <w:rFonts w:ascii="Bookman Old Style" w:hAnsi="Bookman Old Style" w:eastAsia="Bookman Old Style" w:cs="Bookman Old Style"/>
          <w:color w:val="000000"/>
          <w:sz w:val="24"/>
          <w:szCs w:val="24"/>
        </w:rPr>
        <w:t xml:space="preserve">Why is it important to add </w:t>
      </w:r>
      <w:r>
        <w:rPr>
          <w:rFonts w:hint="default" w:ascii="Bookman Old Style" w:hAnsi="Bookman Old Style" w:eastAsia="Bookman Old Style" w:cs="Bookman Old Style"/>
          <w:color w:val="000000"/>
          <w:sz w:val="24"/>
          <w:szCs w:val="24"/>
          <w:lang w:val="en-GB"/>
        </w:rPr>
        <w:t xml:space="preserve">an </w:t>
      </w:r>
      <w:commentRangeStart w:id="25"/>
      <w:commentRangeStart w:id="26"/>
      <w:r>
        <w:rPr>
          <w:rFonts w:ascii="Bookman Old Style" w:hAnsi="Bookman Old Style" w:eastAsia="Bookman Old Style" w:cs="Bookman Old Style"/>
          <w:color w:val="000000"/>
          <w:sz w:val="24"/>
          <w:szCs w:val="24"/>
        </w:rPr>
        <w:t>object</w:t>
      </w:r>
      <w:r>
        <w:rPr>
          <w:rFonts w:hint="default" w:ascii="Bookman Old Style" w:hAnsi="Bookman Old Style" w:eastAsia="Bookman Old Style" w:cs="Bookman Old Style"/>
          <w:color w:val="000000"/>
          <w:sz w:val="24"/>
          <w:szCs w:val="24"/>
          <w:lang w:val="en-GB"/>
        </w:rPr>
        <w:t>-</w:t>
      </w:r>
      <w:r>
        <w:rPr>
          <w:rFonts w:ascii="Bookman Old Style" w:hAnsi="Bookman Old Style" w:eastAsia="Bookman Old Style" w:cs="Bookman Old Style"/>
          <w:color w:val="000000"/>
          <w:sz w:val="24"/>
          <w:szCs w:val="24"/>
        </w:rPr>
        <w:t>grab</w:t>
      </w:r>
      <w:commentRangeEnd w:id="25"/>
      <w:r>
        <w:commentReference w:id="25"/>
      </w:r>
      <w:commentRangeEnd w:id="26"/>
      <w:r>
        <w:commentReference w:id="26"/>
      </w:r>
      <w:ins w:id="82" w:author="asus" w:date="2023-05-14T00:02:45Z">
        <w:r>
          <w:rPr>
            <w:rFonts w:hint="default" w:ascii="Bookman Old Style" w:hAnsi="Bookman Old Style" w:eastAsia="Bookman Old Style" w:cs="Bookman Old Style"/>
            <w:color w:val="000000"/>
            <w:sz w:val="24"/>
            <w:szCs w:val="24"/>
            <w:lang w:val="en-US"/>
          </w:rPr>
          <w:t xml:space="preserve"> </w:t>
        </w:r>
      </w:ins>
      <w:ins w:id="83" w:author="asus" w:date="2023-05-14T00:02:46Z">
        <w:r>
          <w:rPr>
            <w:rFonts w:hint="default" w:ascii="Bookman Old Style" w:hAnsi="Bookman Old Style" w:eastAsia="Bookman Old Style" w:cs="Bookman Old Style"/>
            <w:color w:val="000000"/>
            <w:sz w:val="24"/>
            <w:szCs w:val="24"/>
            <w:lang w:val="en-US"/>
          </w:rPr>
          <w:t>f</w:t>
        </w:r>
      </w:ins>
      <w:ins w:id="84" w:author="asus" w:date="2023-05-14T00:02:47Z">
        <w:r>
          <w:rPr>
            <w:rFonts w:hint="default" w:ascii="Bookman Old Style" w:hAnsi="Bookman Old Style" w:eastAsia="Bookman Old Style" w:cs="Bookman Old Style"/>
            <w:color w:val="000000"/>
            <w:sz w:val="24"/>
            <w:szCs w:val="24"/>
            <w:lang w:val="en-US"/>
          </w:rPr>
          <w:t>ea</w:t>
        </w:r>
      </w:ins>
      <w:ins w:id="85" w:author="asus" w:date="2023-05-14T00:02:48Z">
        <w:r>
          <w:rPr>
            <w:rFonts w:hint="default" w:ascii="Bookman Old Style" w:hAnsi="Bookman Old Style" w:eastAsia="Bookman Old Style" w:cs="Bookman Old Style"/>
            <w:color w:val="000000"/>
            <w:sz w:val="24"/>
            <w:szCs w:val="24"/>
            <w:lang w:val="en-US"/>
          </w:rPr>
          <w:t xml:space="preserve">ture </w:t>
        </w:r>
      </w:ins>
      <w:ins w:id="86" w:author="asus" w:date="2023-05-14T00:02:49Z">
        <w:r>
          <w:rPr>
            <w:rFonts w:hint="default" w:ascii="Bookman Old Style" w:hAnsi="Bookman Old Style" w:eastAsia="Bookman Old Style" w:cs="Bookman Old Style"/>
            <w:color w:val="000000"/>
            <w:sz w:val="24"/>
            <w:szCs w:val="24"/>
            <w:lang w:val="en-US"/>
          </w:rPr>
          <w:t>to an</w:t>
        </w:r>
      </w:ins>
      <w:ins w:id="87" w:author="asus" w:date="2023-05-14T00:02:50Z">
        <w:r>
          <w:rPr>
            <w:rFonts w:hint="default" w:ascii="Bookman Old Style" w:hAnsi="Bookman Old Style" w:eastAsia="Bookman Old Style" w:cs="Bookman Old Style"/>
            <w:color w:val="000000"/>
            <w:sz w:val="24"/>
            <w:szCs w:val="24"/>
            <w:lang w:val="en-US"/>
          </w:rPr>
          <w:t xml:space="preserve"> ob</w:t>
        </w:r>
      </w:ins>
      <w:ins w:id="88" w:author="asus" w:date="2023-05-14T00:02:51Z">
        <w:r>
          <w:rPr>
            <w:rFonts w:hint="default" w:ascii="Bookman Old Style" w:hAnsi="Bookman Old Style" w:eastAsia="Bookman Old Style" w:cs="Bookman Old Style"/>
            <w:color w:val="000000"/>
            <w:sz w:val="24"/>
            <w:szCs w:val="24"/>
            <w:lang w:val="en-US"/>
          </w:rPr>
          <w:t>ject</w:t>
        </w:r>
      </w:ins>
      <w:r>
        <w:rPr>
          <w:rFonts w:ascii="Bookman Old Style" w:hAnsi="Bookman Old Style" w:eastAsia="Bookman Old Style" w:cs="Bookman Old Style"/>
          <w:color w:val="000000"/>
          <w:sz w:val="24"/>
          <w:szCs w:val="24"/>
        </w:rPr>
        <w:t>?</w:t>
      </w:r>
    </w:p>
    <w:p>
      <w:pPr>
        <w:pStyle w:val="17"/>
        <w:numPr>
          <w:ilvl w:val="0"/>
          <w:numId w:val="11"/>
        </w:numPr>
        <w:tabs>
          <w:tab w:val="left" w:pos="420"/>
          <w:tab w:val="clear" w:pos="0"/>
        </w:tabs>
        <w:spacing w:line="276" w:lineRule="auto"/>
        <w:ind w:left="0" w:firstLine="289"/>
      </w:pPr>
      <w:r>
        <w:t>Natural Interaction</w:t>
      </w:r>
    </w:p>
    <w:p>
      <w:pPr>
        <w:pStyle w:val="17"/>
        <w:numPr>
          <w:ilvl w:val="0"/>
          <w:numId w:val="11"/>
        </w:numPr>
        <w:tabs>
          <w:tab w:val="left" w:pos="420"/>
          <w:tab w:val="clear" w:pos="0"/>
        </w:tabs>
        <w:spacing w:line="276" w:lineRule="auto"/>
        <w:ind w:left="0" w:firstLine="289"/>
      </w:pPr>
      <w:r>
        <w:t>Immersion</w:t>
      </w:r>
    </w:p>
    <w:p>
      <w:pPr>
        <w:pStyle w:val="17"/>
        <w:numPr>
          <w:ilvl w:val="0"/>
          <w:numId w:val="11"/>
        </w:numPr>
        <w:tabs>
          <w:tab w:val="left" w:pos="420"/>
          <w:tab w:val="clear" w:pos="0"/>
        </w:tabs>
        <w:spacing w:line="276" w:lineRule="auto"/>
        <w:ind w:left="0" w:firstLine="289"/>
      </w:pPr>
      <w:r>
        <w:t>Accessibility</w:t>
      </w:r>
    </w:p>
    <w:p>
      <w:pPr>
        <w:pStyle w:val="17"/>
        <w:numPr>
          <w:ilvl w:val="0"/>
          <w:numId w:val="11"/>
        </w:numPr>
        <w:tabs>
          <w:tab w:val="left" w:pos="420"/>
          <w:tab w:val="clear" w:pos="0"/>
        </w:tabs>
        <w:spacing w:line="276" w:lineRule="auto"/>
        <w:ind w:left="0" w:firstLine="289"/>
      </w:pPr>
      <w:r>
        <w:t>All</w:t>
      </w:r>
      <w:r>
        <w:rPr>
          <w:rFonts w:hint="default"/>
          <w:lang w:val="en-GB"/>
        </w:rPr>
        <w:t xml:space="preserve"> of these</w:t>
      </w:r>
    </w:p>
    <w:p>
      <w:pPr>
        <w:spacing w:line="240" w:lineRule="auto"/>
        <w:jc w:val="left"/>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br w:type="page"/>
      </w:r>
    </w:p>
    <w:p>
      <w:pPr>
        <w:spacing w:line="276" w:lineRule="auto"/>
        <w:jc w:val="left"/>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t xml:space="preserve">6.10 Answers </w:t>
      </w:r>
    </w:p>
    <w:tbl>
      <w:tblPr>
        <w:tblStyle w:val="18"/>
        <w:tblW w:w="2655" w:type="dxa"/>
        <w:tblInd w:w="6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825"/>
        <w:gridCol w:w="18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1</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2</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3</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4</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825"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5</w:t>
            </w:r>
          </w:p>
        </w:tc>
        <w:tc>
          <w:tcPr>
            <w:tcW w:w="1830" w:type="dxa"/>
            <w:tcBorders>
              <w:top w:val="single" w:color="000000" w:sz="6" w:space="0"/>
              <w:left w:val="single" w:color="000000" w:sz="6" w:space="0"/>
              <w:bottom w:val="single" w:color="000000" w:sz="6" w:space="0"/>
              <w:right w:val="single" w:color="000000" w:sz="6" w:space="0"/>
            </w:tcBorders>
            <w:tcMar>
              <w:top w:w="0" w:type="dxa"/>
              <w:left w:w="105" w:type="dxa"/>
              <w:bottom w:w="0" w:type="dxa"/>
              <w:right w:w="105" w:type="dxa"/>
            </w:tcMar>
          </w:tcPr>
          <w:p>
            <w:pPr>
              <w:spacing w:line="276" w:lineRule="auto"/>
              <w:jc w:val="both"/>
              <w:rPr>
                <w:rFonts w:ascii="Bookman Old Style" w:hAnsi="Bookman Old Style" w:eastAsia="Bookman Old Style" w:cs="Bookman Old Style"/>
                <w:sz w:val="24"/>
                <w:szCs w:val="24"/>
              </w:rPr>
            </w:pPr>
            <w:r>
              <w:rPr>
                <w:rFonts w:ascii="Bookman Old Style" w:hAnsi="Bookman Old Style" w:eastAsia="Bookman Old Style" w:cs="Bookman Old Style"/>
                <w:sz w:val="24"/>
                <w:szCs w:val="24"/>
              </w:rPr>
              <w:t>d</w:t>
            </w:r>
          </w:p>
        </w:tc>
      </w:tr>
    </w:tbl>
    <w:p>
      <w:pPr>
        <w:spacing w:line="240" w:lineRule="auto"/>
        <w:jc w:val="left"/>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br w:type="page"/>
      </w:r>
    </w:p>
    <w:p>
      <w:pPr>
        <w:spacing w:line="276" w:lineRule="auto"/>
        <w:jc w:val="left"/>
        <w:rPr>
          <w:rFonts w:ascii="Twentieth Century" w:hAnsi="Twentieth Century" w:eastAsia="Twentieth Century" w:cs="Twentieth Century"/>
          <w:color w:val="3D85C6"/>
          <w:sz w:val="44"/>
          <w:szCs w:val="44"/>
        </w:rPr>
      </w:pPr>
      <w:r>
        <w:rPr>
          <w:rFonts w:ascii="Twentieth Century" w:hAnsi="Twentieth Century" w:eastAsia="Twentieth Century" w:cs="Twentieth Century"/>
          <w:color w:val="3D85C6"/>
          <w:sz w:val="44"/>
          <w:szCs w:val="44"/>
        </w:rPr>
        <w:t xml:space="preserve">6.11 Try It Yourself </w:t>
      </w:r>
    </w:p>
    <w:p>
      <w:pPr>
        <w:pStyle w:val="17"/>
        <w:numPr>
          <w:ilvl w:val="0"/>
          <w:numId w:val="12"/>
        </w:numPr>
        <w:spacing w:line="276" w:lineRule="auto"/>
        <w:ind w:left="840" w:hanging="420"/>
      </w:pPr>
      <w:commentRangeStart w:id="27"/>
      <w:commentRangeStart w:id="28"/>
      <w:r>
        <w:t>Build</w:t>
      </w:r>
      <w:ins w:id="89" w:author="asus" w:date="2023-05-14T00:01:28Z">
        <w:r>
          <w:rPr>
            <w:rFonts w:hint="default"/>
            <w:lang w:val="en-US"/>
          </w:rPr>
          <w:t xml:space="preserve"> </w:t>
        </w:r>
      </w:ins>
      <w:ins w:id="90" w:author="asus" w:date="2023-05-14T00:01:29Z">
        <w:r>
          <w:rPr>
            <w:rFonts w:hint="default"/>
            <w:lang w:val="en-US"/>
          </w:rPr>
          <w:t>worki</w:t>
        </w:r>
      </w:ins>
      <w:ins w:id="91" w:author="asus" w:date="2023-05-14T00:01:30Z">
        <w:r>
          <w:rPr>
            <w:rFonts w:hint="default"/>
            <w:lang w:val="en-US"/>
          </w:rPr>
          <w:t>n</w:t>
        </w:r>
      </w:ins>
      <w:ins w:id="92" w:author="asus" w:date="2023-05-14T00:01:44Z">
        <w:r>
          <w:rPr>
            <w:rFonts w:hint="default"/>
            <w:lang w:val="en-US"/>
          </w:rPr>
          <w:t xml:space="preserve">g </w:t>
        </w:r>
      </w:ins>
      <w:ins w:id="93" w:author="asus" w:date="2023-05-14T00:01:45Z">
        <w:r>
          <w:rPr>
            <w:rFonts w:hint="default"/>
            <w:lang w:val="en-US"/>
          </w:rPr>
          <w:t>applic</w:t>
        </w:r>
      </w:ins>
      <w:ins w:id="94" w:author="asus" w:date="2023-05-14T00:01:46Z">
        <w:r>
          <w:rPr>
            <w:rFonts w:hint="default"/>
            <w:lang w:val="en-US"/>
          </w:rPr>
          <w:t>atio</w:t>
        </w:r>
      </w:ins>
      <w:ins w:id="95" w:author="asus" w:date="2023-05-14T00:01:56Z">
        <w:r>
          <w:rPr>
            <w:rFonts w:hint="default"/>
            <w:lang w:val="en-US"/>
          </w:rPr>
          <w:t>n</w:t>
        </w:r>
      </w:ins>
      <w:r>
        <w:t xml:space="preserve"> using Local Avatar and LocalAvatarLeft and LocalAvatarRight</w:t>
      </w:r>
      <w:ins w:id="96" w:author="asus" w:date="2023-05-14T00:02:00Z">
        <w:r>
          <w:rPr>
            <w:rFonts w:hint="default"/>
            <w:lang w:val="en-US"/>
          </w:rPr>
          <w:t xml:space="preserve"> </w:t>
        </w:r>
      </w:ins>
      <w:ins w:id="97" w:author="asus" w:date="2023-05-14T00:02:01Z">
        <w:r>
          <w:rPr>
            <w:rFonts w:hint="default"/>
            <w:lang w:val="en-US"/>
          </w:rPr>
          <w:t xml:space="preserve">and </w:t>
        </w:r>
      </w:ins>
      <w:ins w:id="98" w:author="asus" w:date="2023-05-14T00:02:02Z">
        <w:r>
          <w:rPr>
            <w:rFonts w:hint="default"/>
            <w:lang w:val="en-US"/>
          </w:rPr>
          <w:t xml:space="preserve">test </w:t>
        </w:r>
      </w:ins>
      <w:ins w:id="99" w:author="asus" w:date="2023-05-14T00:02:03Z">
        <w:r>
          <w:rPr>
            <w:rFonts w:hint="default"/>
            <w:lang w:val="en-US"/>
          </w:rPr>
          <w:t>it</w:t>
        </w:r>
      </w:ins>
      <w:r>
        <w:t>.</w:t>
      </w:r>
      <w:commentRangeEnd w:id="27"/>
      <w:r>
        <w:rPr>
          <w:rStyle w:val="5"/>
          <w:rFonts w:asciiTheme="minorHAnsi" w:hAnsiTheme="minorHAnsi" w:cstheme="minorBidi"/>
        </w:rPr>
        <w:commentReference w:id="27"/>
      </w:r>
      <w:commentRangeEnd w:id="28"/>
      <w:r>
        <w:commentReference w:id="28"/>
      </w:r>
    </w:p>
    <w:p>
      <w:pPr>
        <w:pStyle w:val="17"/>
        <w:numPr>
          <w:ilvl w:val="0"/>
          <w:numId w:val="12"/>
        </w:numPr>
        <w:spacing w:line="276" w:lineRule="auto"/>
        <w:ind w:left="840" w:hanging="420"/>
      </w:pPr>
      <w:r>
        <w:t xml:space="preserve">Make an object grabbable in VR </w:t>
      </w:r>
      <w:r>
        <w:rPr>
          <w:rFonts w:hint="default"/>
          <w:lang w:val="en-GB"/>
        </w:rPr>
        <w:t>S</w:t>
      </w:r>
      <w:r>
        <w:t>cene.</w:t>
      </w:r>
    </w:p>
    <w:p>
      <w:pPr>
        <w:pStyle w:val="8"/>
        <w:spacing w:line="276" w:lineRule="auto"/>
        <w:jc w:val="both"/>
      </w:pPr>
    </w:p>
    <w:p>
      <w:pPr>
        <w:pStyle w:val="17"/>
        <w:spacing w:line="276" w:lineRule="auto"/>
      </w:pPr>
    </w:p>
    <w:p>
      <w:pPr>
        <w:pStyle w:val="14"/>
        <w:jc w:val="both"/>
        <w:rPr>
          <w:rFonts w:ascii="Twentieth Century" w:hAnsi="Twentieth Century" w:eastAsia="Twentieth Century" w:cs="Twentieth Century"/>
          <w:color w:val="2E75B5"/>
          <w:sz w:val="44"/>
          <w:szCs w:val="44"/>
        </w:rPr>
      </w:pPr>
    </w:p>
    <w:p>
      <w:pPr>
        <w:pStyle w:val="14"/>
        <w:jc w:val="both"/>
        <w:rPr>
          <w:rFonts w:ascii="Twentieth Century" w:hAnsi="Twentieth Century" w:eastAsia="Twentieth Century" w:cs="Twentieth Century"/>
          <w:color w:val="2E75B5"/>
          <w:sz w:val="44"/>
          <w:szCs w:val="44"/>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hilpa" w:date="2023-05-11T09:18:00Z" w:initials="B.R">
    <w:p w14:paraId="724A74A8">
      <w:pPr>
        <w:pStyle w:val="6"/>
        <w:rPr>
          <w:lang w:val="en-GB"/>
        </w:rPr>
      </w:pPr>
      <w:r>
        <w:rPr>
          <w:lang w:val="en-GB"/>
        </w:rPr>
        <w:t>Title Casing is not right, first letters of all the words must be in caps, both in title and sub title.</w:t>
      </w:r>
    </w:p>
  </w:comment>
  <w:comment w:id="1" w:author="Shilpa" w:date="2023-05-12T09:54:08Z" w:initials="B.R">
    <w:p w14:paraId="56366967">
      <w:pPr>
        <w:pStyle w:val="6"/>
        <w:rPr>
          <w:rFonts w:hint="default"/>
          <w:lang w:val="en-GB"/>
        </w:rPr>
      </w:pPr>
      <w:r>
        <w:rPr>
          <w:rFonts w:hint="default"/>
          <w:lang w:val="en-GB"/>
        </w:rPr>
        <w:t>Take care of this in the next sessions SME, reviewer has fixed it now</w:t>
      </w:r>
    </w:p>
  </w:comment>
  <w:comment w:id="2" w:author="NM" w:date="2023-05-12T10:03:00Z" w:initials="">
    <w:p w14:paraId="27DD72C4">
      <w:pPr>
        <w:pStyle w:val="6"/>
      </w:pPr>
      <w:r>
        <w:t>SME: Should this be LocalAvatar as discussed in the session. Can you please check?</w:t>
      </w:r>
    </w:p>
  </w:comment>
  <w:comment w:id="3" w:author="Shilpa" w:date="2023-05-12T09:54:26Z" w:initials="B.R">
    <w:p w14:paraId="20750D35">
      <w:pPr>
        <w:pStyle w:val="6"/>
        <w:rPr>
          <w:rFonts w:hint="default"/>
          <w:lang w:val="en-GB"/>
        </w:rPr>
      </w:pPr>
      <w:r>
        <w:rPr>
          <w:rFonts w:hint="default"/>
          <w:lang w:val="en-GB"/>
        </w:rPr>
        <w:t>Shld ‘L’ and ‘A’ be caps, SME to confirm</w:t>
      </w:r>
    </w:p>
  </w:comment>
  <w:comment w:id="4" w:author="Shilpa" w:date="2023-05-12T10:28:02Z" w:initials="B.R">
    <w:p w14:paraId="61B2694C">
      <w:pPr>
        <w:pStyle w:val="6"/>
        <w:rPr>
          <w:rFonts w:hint="default"/>
          <w:lang w:val="en-GB"/>
        </w:rPr>
      </w:pPr>
      <w:r>
        <w:rPr>
          <w:rFonts w:hint="default"/>
          <w:lang w:val="en-GB"/>
        </w:rPr>
        <w:t>O and G must be caps?</w:t>
      </w:r>
    </w:p>
  </w:comment>
  <w:comment w:id="5" w:author="asus" w:date="2023-05-13T23:28:33Z" w:initials="a">
    <w:p w14:paraId="50622FAD">
      <w:pPr>
        <w:pStyle w:val="6"/>
        <w:rPr>
          <w:rFonts w:hint="default"/>
          <w:lang w:val="en-US"/>
        </w:rPr>
      </w:pPr>
      <w:r>
        <w:rPr>
          <w:rFonts w:hint="default"/>
          <w:lang w:val="en-US"/>
        </w:rPr>
        <w:t>This is fine as well</w:t>
      </w:r>
    </w:p>
    <w:p w14:paraId="78CB7DC5">
      <w:pPr>
        <w:pStyle w:val="6"/>
        <w:rPr>
          <w:rFonts w:hint="default"/>
          <w:lang w:val="en-US"/>
        </w:rPr>
      </w:pPr>
    </w:p>
  </w:comment>
  <w:comment w:id="6" w:author="Shilpa" w:date="2023-05-12T10:28:40Z" w:initials="B.R">
    <w:p w14:paraId="7321291E">
      <w:pPr>
        <w:pStyle w:val="6"/>
        <w:rPr>
          <w:rFonts w:hint="default"/>
          <w:lang w:val="en-GB"/>
        </w:rPr>
      </w:pPr>
      <w:r>
        <w:rPr>
          <w:rFonts w:hint="default"/>
          <w:lang w:val="en-GB"/>
        </w:rPr>
        <w:t>If it has to be caps, correct it in the entire document.</w:t>
      </w:r>
    </w:p>
  </w:comment>
  <w:comment w:id="7" w:author="asus" w:date="2023-05-13T23:29:01Z" w:initials="a">
    <w:p w14:paraId="3095068E">
      <w:pPr>
        <w:pStyle w:val="6"/>
        <w:rPr>
          <w:rFonts w:hint="default"/>
          <w:lang w:val="en-US"/>
        </w:rPr>
      </w:pPr>
      <w:r>
        <w:rPr>
          <w:rFonts w:hint="default"/>
          <w:lang w:val="en-US"/>
        </w:rPr>
        <w:t>This is fine aswell</w:t>
      </w:r>
    </w:p>
    <w:p w14:paraId="1DB91B8C">
      <w:pPr>
        <w:pStyle w:val="6"/>
        <w:rPr>
          <w:rFonts w:hint="default"/>
          <w:lang w:val="en-US"/>
        </w:rPr>
      </w:pPr>
    </w:p>
  </w:comment>
  <w:comment w:id="8" w:author="Shilpa" w:date="2023-05-12T09:59:29Z" w:initials="B.R">
    <w:p w14:paraId="2D611369">
      <w:pPr>
        <w:pStyle w:val="6"/>
        <w:rPr>
          <w:rFonts w:hint="default"/>
          <w:lang w:val="en-GB"/>
        </w:rPr>
      </w:pPr>
      <w:r>
        <w:rPr>
          <w:rFonts w:hint="default"/>
          <w:lang w:val="en-GB"/>
        </w:rPr>
        <w:t>GameObject must always be written in this format, pls follow this- to the SME.</w:t>
      </w:r>
    </w:p>
  </w:comment>
  <w:comment w:id="9" w:author="souvik nath" w:date="2023-05-11T04:36:00Z" w:initials="sn">
    <w:p w14:paraId="37225F52">
      <w:pPr>
        <w:pStyle w:val="6"/>
      </w:pPr>
      <w:r>
        <w:t xml:space="preserve">Please add the Image </w:t>
      </w:r>
    </w:p>
  </w:comment>
  <w:comment w:id="10" w:author="asus" w:date="2023-05-14T00:04:49Z" w:initials="a">
    <w:p w14:paraId="2F175F37">
      <w:pPr>
        <w:pStyle w:val="6"/>
        <w:rPr>
          <w:rFonts w:hint="default"/>
          <w:lang w:val="en-US"/>
        </w:rPr>
      </w:pPr>
      <w:r>
        <w:rPr>
          <w:rFonts w:hint="default"/>
          <w:lang w:val="en-US"/>
        </w:rPr>
        <w:t>Done</w:t>
      </w:r>
    </w:p>
  </w:comment>
  <w:comment w:id="11" w:author="Shilpa" w:date="2023-05-12T10:24:45Z" w:initials="B.R">
    <w:p w14:paraId="28A0230B">
      <w:pPr>
        <w:pStyle w:val="6"/>
        <w:rPr>
          <w:rFonts w:hint="default"/>
          <w:lang w:val="en-GB"/>
        </w:rPr>
      </w:pPr>
      <w:r>
        <w:rPr>
          <w:rFonts w:hint="default"/>
          <w:lang w:val="en-GB"/>
        </w:rPr>
        <w:t>No Code Snippet for this? SME to confirm</w:t>
      </w:r>
    </w:p>
  </w:comment>
  <w:comment w:id="12" w:author="asus" w:date="2023-05-13T23:54:34Z" w:initials="a">
    <w:p w14:paraId="64290F03">
      <w:pPr>
        <w:pStyle w:val="6"/>
        <w:rPr>
          <w:rFonts w:hint="default"/>
          <w:lang w:val="en-US"/>
        </w:rPr>
      </w:pPr>
      <w:r>
        <w:rPr>
          <w:rFonts w:hint="default"/>
          <w:lang w:val="en-US"/>
        </w:rPr>
        <w:t xml:space="preserve">The Script is available in sdk itself </w:t>
      </w:r>
    </w:p>
  </w:comment>
  <w:comment w:id="13" w:author="Shilpa" w:date="2023-05-11T09:20:00Z" w:initials="B.R">
    <w:p w14:paraId="684F42B3">
      <w:pPr>
        <w:pStyle w:val="6"/>
        <w:rPr>
          <w:lang w:val="en-GB"/>
        </w:rPr>
      </w:pPr>
      <w:r>
        <w:rPr>
          <w:lang w:val="en-GB"/>
        </w:rPr>
        <w:t>I have added the lead line, is it correct, SME pls confirm.</w:t>
      </w:r>
    </w:p>
  </w:comment>
  <w:comment w:id="14" w:author="asus" w:date="2023-05-13T23:55:13Z" w:initials="a">
    <w:p w14:paraId="68C76242">
      <w:pPr>
        <w:pStyle w:val="6"/>
        <w:rPr>
          <w:rFonts w:hint="default"/>
          <w:lang w:val="en-US"/>
        </w:rPr>
      </w:pPr>
      <w:r>
        <w:rPr>
          <w:rFonts w:hint="default"/>
          <w:lang w:val="en-US"/>
        </w:rPr>
        <w:t>It is correct</w:t>
      </w:r>
    </w:p>
  </w:comment>
  <w:comment w:id="15" w:author="Shilpa" w:date="2023-05-12T10:20:38Z" w:initials="B.R">
    <w:p w14:paraId="11FE1A0A">
      <w:pPr>
        <w:pStyle w:val="6"/>
        <w:rPr>
          <w:rFonts w:hint="default"/>
          <w:lang w:val="en-GB"/>
        </w:rPr>
      </w:pPr>
      <w:r>
        <w:rPr>
          <w:rFonts w:hint="default"/>
          <w:lang w:val="en-GB"/>
        </w:rPr>
        <w:t>Repeated Figure caption, pls correct it.</w:t>
      </w:r>
    </w:p>
  </w:comment>
  <w:comment w:id="16" w:author="Shilpa" w:date="2023-05-11T09:22:00Z" w:initials="B.R">
    <w:p w14:paraId="46523859">
      <w:pPr>
        <w:pStyle w:val="6"/>
        <w:rPr>
          <w:lang w:val="en-GB"/>
        </w:rPr>
      </w:pPr>
      <w:r>
        <w:rPr>
          <w:lang w:val="en-GB"/>
        </w:rPr>
        <w:t>Full stop and colon both are bold, Neha pls fix these issues in the entire document.</w:t>
      </w:r>
    </w:p>
  </w:comment>
  <w:comment w:id="17" w:author="asus" w:date="2023-05-14T00:03:55Z" w:initials="a">
    <w:p w14:paraId="02405639">
      <w:pPr>
        <w:pStyle w:val="6"/>
        <w:rPr>
          <w:rFonts w:hint="default"/>
          <w:lang w:val="en-US"/>
        </w:rPr>
      </w:pPr>
      <w:r>
        <w:rPr>
          <w:rFonts w:hint="default"/>
          <w:lang w:val="en-US"/>
        </w:rPr>
        <w:t>done</w:t>
      </w:r>
    </w:p>
  </w:comment>
  <w:comment w:id="18" w:author="Shilpa" w:date="2023-05-12T10:23:53Z" w:initials="B.R">
    <w:p w14:paraId="07120F60">
      <w:pPr>
        <w:pStyle w:val="6"/>
        <w:rPr>
          <w:rFonts w:hint="default"/>
          <w:lang w:val="en-GB"/>
        </w:rPr>
      </w:pPr>
      <w:r>
        <w:rPr>
          <w:rFonts w:hint="default"/>
          <w:lang w:val="en-GB"/>
        </w:rPr>
        <w:t>I have added this conclusion, is this right, SME?</w:t>
      </w:r>
    </w:p>
  </w:comment>
  <w:comment w:id="19" w:author="asus" w:date="2023-05-13T23:58:04Z" w:initials="a">
    <w:p w14:paraId="27C10AB8">
      <w:pPr>
        <w:pStyle w:val="6"/>
        <w:rPr>
          <w:rFonts w:hint="default"/>
          <w:lang w:val="en-US"/>
        </w:rPr>
      </w:pPr>
      <w:r>
        <w:rPr>
          <w:rFonts w:hint="default"/>
          <w:lang w:val="en-US"/>
        </w:rPr>
        <w:t>Yes its Right</w:t>
      </w:r>
    </w:p>
  </w:comment>
  <w:comment w:id="20" w:author="Shilpa" w:date="2023-05-12T10:17:47Z" w:initials="B.R">
    <w:p w14:paraId="322B6026">
      <w:pPr>
        <w:pStyle w:val="6"/>
        <w:rPr>
          <w:rFonts w:hint="default"/>
          <w:lang w:val="en-GB"/>
        </w:rPr>
      </w:pPr>
      <w:r>
        <w:rPr>
          <w:rFonts w:hint="default"/>
          <w:lang w:val="en-GB"/>
        </w:rPr>
        <w:t>Pls change it as GameObject, it has to followed in all the sessions.</w:t>
      </w:r>
    </w:p>
  </w:comment>
  <w:comment w:id="21" w:author="asus" w:date="2023-05-13T23:58:23Z" w:initials="a">
    <w:p w14:paraId="7ED70D6F">
      <w:pPr>
        <w:pStyle w:val="6"/>
        <w:rPr>
          <w:rFonts w:hint="default"/>
          <w:lang w:val="en-US"/>
        </w:rPr>
      </w:pPr>
      <w:r>
        <w:rPr>
          <w:rFonts w:hint="default"/>
          <w:lang w:val="en-US"/>
        </w:rPr>
        <w:t>It can be writen like this aswell</w:t>
      </w:r>
    </w:p>
  </w:comment>
  <w:comment w:id="22" w:author="Shilpa" w:date="2023-05-12T10:18:19Z" w:initials="B.R">
    <w:p w14:paraId="43CD7B75">
      <w:pPr>
        <w:pStyle w:val="6"/>
        <w:rPr>
          <w:rFonts w:hint="default"/>
          <w:lang w:val="en-GB"/>
        </w:rPr>
      </w:pPr>
      <w:r>
        <w:rPr>
          <w:rFonts w:hint="default"/>
          <w:lang w:val="en-GB"/>
        </w:rPr>
        <w:t>Pre-built u meant? Pls change it</w:t>
      </w:r>
    </w:p>
  </w:comment>
  <w:comment w:id="23" w:author="asus" w:date="2023-05-13T23:59:05Z" w:initials="a">
    <w:p w14:paraId="6B595E1C">
      <w:pPr>
        <w:pStyle w:val="6"/>
        <w:rPr>
          <w:rFonts w:hint="default"/>
          <w:lang w:val="en-US"/>
        </w:rPr>
      </w:pPr>
      <w:r>
        <w:rPr>
          <w:rFonts w:hint="default"/>
          <w:lang w:val="en-US"/>
        </w:rPr>
        <w:t>Yes its available with sdk so prebuild is also correct</w:t>
      </w:r>
    </w:p>
  </w:comment>
  <w:comment w:id="24" w:author="NM" w:date="2023-05-11T22:31:00Z" w:initials="">
    <w:p w14:paraId="75AC4C97">
      <w:pPr>
        <w:pStyle w:val="6"/>
      </w:pPr>
      <w:r>
        <w:t>This point is almost similar to the first one. SME, please confirm if this needs to be retained, deleted or if you want to add something else here.</w:t>
      </w:r>
    </w:p>
  </w:comment>
  <w:comment w:id="25" w:author="Shilpa" w:date="2023-05-12T10:15:32Z" w:initials="B.R">
    <w:p w14:paraId="64B41CF4">
      <w:pPr>
        <w:pStyle w:val="6"/>
        <w:rPr>
          <w:rFonts w:hint="default"/>
          <w:lang w:val="en-GB"/>
        </w:rPr>
      </w:pPr>
      <w:r>
        <w:rPr>
          <w:rFonts w:hint="default"/>
          <w:lang w:val="en-GB"/>
        </w:rPr>
        <w:t xml:space="preserve">Object-Grab is a feature right? Where are we adding it, to the object? So can we rephrase it as </w:t>
      </w:r>
    </w:p>
    <w:p w14:paraId="6BB02518">
      <w:pPr>
        <w:pStyle w:val="6"/>
        <w:rPr>
          <w:rFonts w:hint="default"/>
          <w:lang w:val="en-GB"/>
        </w:rPr>
      </w:pPr>
      <w:r>
        <w:rPr>
          <w:rFonts w:hint="default" w:ascii="Bookman Old Style" w:hAnsi="Bookman Old Style" w:eastAsia="Bookman Old Style" w:cs="Bookman Old Style"/>
          <w:color w:val="000000"/>
          <w:sz w:val="24"/>
          <w:szCs w:val="24"/>
          <w:lang w:val="en-GB"/>
        </w:rPr>
        <w:t>“</w:t>
      </w:r>
      <w:r>
        <w:rPr>
          <w:rFonts w:ascii="Bookman Old Style" w:hAnsi="Bookman Old Style" w:eastAsia="Bookman Old Style" w:cs="Bookman Old Style"/>
          <w:color w:val="000000"/>
          <w:sz w:val="24"/>
          <w:szCs w:val="24"/>
        </w:rPr>
        <w:t xml:space="preserve">Why is it important to add </w:t>
      </w:r>
      <w:r>
        <w:rPr>
          <w:rFonts w:hint="default" w:ascii="Bookman Old Style" w:hAnsi="Bookman Old Style" w:eastAsia="Bookman Old Style" w:cs="Bookman Old Style"/>
          <w:color w:val="000000"/>
          <w:sz w:val="24"/>
          <w:szCs w:val="24"/>
          <w:lang w:val="en-GB"/>
        </w:rPr>
        <w:t xml:space="preserve">an </w:t>
      </w:r>
      <w:r>
        <w:rPr>
          <w:rFonts w:ascii="Bookman Old Style" w:hAnsi="Bookman Old Style" w:eastAsia="Bookman Old Style" w:cs="Bookman Old Style"/>
          <w:color w:val="000000"/>
          <w:sz w:val="24"/>
          <w:szCs w:val="24"/>
        </w:rPr>
        <w:t>object</w:t>
      </w:r>
      <w:r>
        <w:rPr>
          <w:rFonts w:hint="default" w:ascii="Bookman Old Style" w:hAnsi="Bookman Old Style" w:eastAsia="Bookman Old Style" w:cs="Bookman Old Style"/>
          <w:color w:val="000000"/>
          <w:sz w:val="24"/>
          <w:szCs w:val="24"/>
          <w:lang w:val="en-GB"/>
        </w:rPr>
        <w:t>-</w:t>
      </w:r>
      <w:r>
        <w:rPr>
          <w:rFonts w:ascii="Bookman Old Style" w:hAnsi="Bookman Old Style" w:eastAsia="Bookman Old Style" w:cs="Bookman Old Style"/>
          <w:color w:val="000000"/>
          <w:sz w:val="24"/>
          <w:szCs w:val="24"/>
        </w:rPr>
        <w:t>grab</w:t>
      </w:r>
      <w:r>
        <w:rPr>
          <w:rFonts w:hint="default" w:ascii="Bookman Old Style" w:hAnsi="Bookman Old Style" w:eastAsia="Bookman Old Style" w:cs="Bookman Old Style"/>
          <w:color w:val="000000"/>
          <w:sz w:val="24"/>
          <w:szCs w:val="24"/>
          <w:lang w:val="en-GB"/>
        </w:rPr>
        <w:t xml:space="preserve"> feature to an object</w:t>
      </w:r>
      <w:r>
        <w:rPr>
          <w:rFonts w:ascii="Bookman Old Style" w:hAnsi="Bookman Old Style" w:eastAsia="Bookman Old Style" w:cs="Bookman Old Style"/>
          <w:color w:val="000000"/>
          <w:sz w:val="24"/>
          <w:szCs w:val="24"/>
        </w:rPr>
        <w:t>?</w:t>
      </w:r>
      <w:r>
        <w:rPr>
          <w:rFonts w:hint="default" w:ascii="Bookman Old Style" w:hAnsi="Bookman Old Style" w:eastAsia="Bookman Old Style" w:cs="Bookman Old Style"/>
          <w:color w:val="000000"/>
          <w:sz w:val="24"/>
          <w:szCs w:val="24"/>
          <w:lang w:val="en-GB"/>
        </w:rPr>
        <w:t>”</w:t>
      </w:r>
    </w:p>
  </w:comment>
  <w:comment w:id="26" w:author="asus" w:date="2023-05-14T00:03:03Z" w:initials="a">
    <w:p w14:paraId="283B548D">
      <w:pPr>
        <w:pStyle w:val="6"/>
        <w:rPr>
          <w:rFonts w:hint="default"/>
          <w:lang w:val="en-US"/>
        </w:rPr>
      </w:pPr>
      <w:r>
        <w:rPr>
          <w:rFonts w:hint="default"/>
          <w:lang w:val="en-US"/>
        </w:rPr>
        <w:t>Done, now its more understandable</w:t>
      </w:r>
    </w:p>
  </w:comment>
  <w:comment w:id="27" w:author="NM" w:date="2023-05-11T22:34:00Z" w:initials="">
    <w:p w14:paraId="18ED75CE">
      <w:pPr>
        <w:pStyle w:val="6"/>
      </w:pPr>
      <w:r>
        <w:t>This is not clear. What should be built?</w:t>
      </w:r>
    </w:p>
  </w:comment>
  <w:comment w:id="28" w:author="Shilpa" w:date="2023-05-12T10:17:08Z" w:initials="B.R">
    <w:p w14:paraId="65BF1AFB">
      <w:pPr>
        <w:pStyle w:val="6"/>
        <w:rPr>
          <w:rFonts w:hint="default"/>
          <w:lang w:val="en-GB"/>
        </w:rPr>
      </w:pPr>
      <w:r>
        <w:rPr>
          <w:rFonts w:hint="default"/>
          <w:lang w:val="en-GB"/>
        </w:rPr>
        <w:t>SME to address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24A74A8" w15:done="0"/>
  <w15:commentEx w15:paraId="56366967" w15:done="0" w15:paraIdParent="724A74A8"/>
  <w15:commentEx w15:paraId="27DD72C4" w15:done="0"/>
  <w15:commentEx w15:paraId="20750D35" w15:done="0" w15:paraIdParent="27DD72C4"/>
  <w15:commentEx w15:paraId="61B2694C" w15:done="0"/>
  <w15:commentEx w15:paraId="78CB7DC5" w15:done="0" w15:paraIdParent="61B2694C"/>
  <w15:commentEx w15:paraId="7321291E" w15:done="0"/>
  <w15:commentEx w15:paraId="1DB91B8C" w15:done="0" w15:paraIdParent="7321291E"/>
  <w15:commentEx w15:paraId="2D611369" w15:done="0"/>
  <w15:commentEx w15:paraId="37225F52" w15:done="0"/>
  <w15:commentEx w15:paraId="2F175F37" w15:done="0" w15:paraIdParent="37225F52"/>
  <w15:commentEx w15:paraId="28A0230B" w15:done="0"/>
  <w15:commentEx w15:paraId="64290F03" w15:done="0" w15:paraIdParent="28A0230B"/>
  <w15:commentEx w15:paraId="684F42B3" w15:done="0"/>
  <w15:commentEx w15:paraId="68C76242" w15:done="0" w15:paraIdParent="684F42B3"/>
  <w15:commentEx w15:paraId="11FE1A0A" w15:done="0"/>
  <w15:commentEx w15:paraId="46523859" w15:done="0"/>
  <w15:commentEx w15:paraId="02405639" w15:done="0" w15:paraIdParent="46523859"/>
  <w15:commentEx w15:paraId="07120F60" w15:done="0"/>
  <w15:commentEx w15:paraId="27C10AB8" w15:done="0" w15:paraIdParent="07120F60"/>
  <w15:commentEx w15:paraId="322B6026" w15:done="0"/>
  <w15:commentEx w15:paraId="7ED70D6F" w15:done="0" w15:paraIdParent="322B6026"/>
  <w15:commentEx w15:paraId="43CD7B75" w15:done="0"/>
  <w15:commentEx w15:paraId="6B595E1C" w15:done="0" w15:paraIdParent="43CD7B75"/>
  <w15:commentEx w15:paraId="75AC4C97" w15:done="0"/>
  <w15:commentEx w15:paraId="6BB02518" w15:done="0"/>
  <w15:commentEx w15:paraId="283B548D" w15:done="0" w15:paraIdParent="6BB02518"/>
  <w15:commentEx w15:paraId="18ED75CE" w15:done="0"/>
  <w15:commentEx w15:paraId="65BF1AFB" w15:done="0" w15:paraIdParent="18ED75CE"/>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rinda">
    <w:altName w:val="Calibri"/>
    <w:panose1 w:val="00000400000000000000"/>
    <w:charset w:val="00"/>
    <w:family w:val="swiss"/>
    <w:pitch w:val="default"/>
    <w:sig w:usb0="00000000" w:usb1="00000000" w:usb2="00000000" w:usb3="00000000" w:csb0="00000001" w:csb1="00000000"/>
  </w:font>
  <w:font w:name="Twentieth Century">
    <w:altName w:val="Calibri"/>
    <w:panose1 w:val="00000000000000000000"/>
    <w:charset w:val="00"/>
    <w:family w:val="auto"/>
    <w:pitch w:val="default"/>
    <w:sig w:usb0="00000000" w:usb1="00000000" w:usb2="00000000" w:usb3="00000000" w:csb0="00000000" w:csb1="00000000"/>
  </w:font>
  <w:font w:name="Bookman Old Style">
    <w:altName w:val="Segoe Print"/>
    <w:panose1 w:val="02050604050505020204"/>
    <w:charset w:val="00"/>
    <w:family w:val="roman"/>
    <w:pitch w:val="default"/>
    <w:sig w:usb0="00000000" w:usb1="00000000" w:usb2="00000000" w:usb3="00000000" w:csb0="2000009F" w:csb1="DFD70000"/>
  </w:font>
  <w:font w:name="Segoe Print">
    <w:panose1 w:val="02000600000000000000"/>
    <w:charset w:val="00"/>
    <w:family w:val="auto"/>
    <w:pitch w:val="default"/>
    <w:sig w:usb0="0000028F" w:usb1="00000000" w:usb2="00000000" w:usb3="00000000" w:csb0="2000009F" w:csb1="47010000"/>
  </w:font>
  <w:font w:name="Noto Sans Symbols">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lowerLetter"/>
      <w:lvlText w:val="%1)"/>
      <w:lvlJc w:val="left"/>
      <w:pPr>
        <w:tabs>
          <w:tab w:val="left" w:pos="-420"/>
        </w:tabs>
        <w:ind w:left="845" w:hanging="425"/>
      </w:pPr>
    </w:lvl>
    <w:lvl w:ilvl="1" w:tentative="0">
      <w:start w:val="1"/>
      <w:numFmt w:val="bullet"/>
      <w:lvlText w:val=""/>
      <w:lvlJc w:val="left"/>
      <w:pPr>
        <w:tabs>
          <w:tab w:val="left" w:pos="-420"/>
        </w:tabs>
        <w:ind w:left="-420" w:firstLine="0"/>
      </w:pPr>
    </w:lvl>
    <w:lvl w:ilvl="2" w:tentative="0">
      <w:start w:val="1"/>
      <w:numFmt w:val="bullet"/>
      <w:lvlText w:val=""/>
      <w:lvlJc w:val="left"/>
      <w:pPr>
        <w:tabs>
          <w:tab w:val="left" w:pos="-420"/>
        </w:tabs>
        <w:ind w:left="-420" w:firstLine="0"/>
      </w:pPr>
    </w:lvl>
    <w:lvl w:ilvl="3" w:tentative="0">
      <w:start w:val="1"/>
      <w:numFmt w:val="bullet"/>
      <w:lvlText w:val=""/>
      <w:lvlJc w:val="left"/>
      <w:pPr>
        <w:tabs>
          <w:tab w:val="left" w:pos="-420"/>
        </w:tabs>
        <w:ind w:left="-420" w:firstLine="0"/>
      </w:pPr>
    </w:lvl>
    <w:lvl w:ilvl="4" w:tentative="0">
      <w:start w:val="1"/>
      <w:numFmt w:val="bullet"/>
      <w:lvlText w:val=""/>
      <w:lvlJc w:val="left"/>
      <w:pPr>
        <w:tabs>
          <w:tab w:val="left" w:pos="-420"/>
        </w:tabs>
        <w:ind w:left="-420" w:firstLine="0"/>
      </w:pPr>
    </w:lvl>
    <w:lvl w:ilvl="5" w:tentative="0">
      <w:start w:val="1"/>
      <w:numFmt w:val="bullet"/>
      <w:lvlText w:val=""/>
      <w:lvlJc w:val="left"/>
      <w:pPr>
        <w:tabs>
          <w:tab w:val="left" w:pos="-420"/>
        </w:tabs>
        <w:ind w:left="-420" w:firstLine="0"/>
      </w:pPr>
    </w:lvl>
    <w:lvl w:ilvl="6" w:tentative="0">
      <w:start w:val="1"/>
      <w:numFmt w:val="bullet"/>
      <w:lvlText w:val=""/>
      <w:lvlJc w:val="left"/>
      <w:pPr>
        <w:tabs>
          <w:tab w:val="left" w:pos="-420"/>
        </w:tabs>
        <w:ind w:left="-420" w:firstLine="0"/>
      </w:pPr>
    </w:lvl>
    <w:lvl w:ilvl="7" w:tentative="0">
      <w:start w:val="1"/>
      <w:numFmt w:val="bullet"/>
      <w:lvlText w:val=""/>
      <w:lvlJc w:val="left"/>
      <w:pPr>
        <w:tabs>
          <w:tab w:val="left" w:pos="-420"/>
        </w:tabs>
        <w:ind w:left="-420" w:firstLine="0"/>
      </w:pPr>
    </w:lvl>
    <w:lvl w:ilvl="8" w:tentative="0">
      <w:start w:val="1"/>
      <w:numFmt w:val="bullet"/>
      <w:lvlText w:val=""/>
      <w:lvlJc w:val="left"/>
      <w:pPr>
        <w:tabs>
          <w:tab w:val="left" w:pos="-420"/>
        </w:tabs>
        <w:ind w:left="-420" w:firstLine="0"/>
      </w:pPr>
    </w:lvl>
  </w:abstractNum>
  <w:abstractNum w:abstractNumId="1">
    <w:nsid w:val="A05663AA"/>
    <w:multiLevelType w:val="multilevel"/>
    <w:tmpl w:val="A05663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ED329F7"/>
    <w:multiLevelType w:val="singleLevel"/>
    <w:tmpl w:val="AED329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E48D9E"/>
    <w:multiLevelType w:val="singleLevel"/>
    <w:tmpl w:val="BFE48D9E"/>
    <w:lvl w:ilvl="0" w:tentative="0">
      <w:start w:val="2"/>
      <w:numFmt w:val="decimal"/>
      <w:suff w:val="space"/>
      <w:lvlText w:val="%1."/>
      <w:lvlJc w:val="left"/>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3D62ECE"/>
    <w:multiLevelType w:val="multilevel"/>
    <w:tmpl w:val="03D62ECE"/>
    <w:lvl w:ilvl="0" w:tentative="0">
      <w:start w:val="1"/>
      <w:numFmt w:val="lowerLetter"/>
      <w:lvlText w:val="%1)"/>
      <w:lvlJc w:val="left"/>
      <w:pPr>
        <w:tabs>
          <w:tab w:val="left" w:pos="-420"/>
        </w:tabs>
        <w:ind w:left="425" w:hanging="425"/>
      </w:pPr>
    </w:lvl>
    <w:lvl w:ilvl="1" w:tentative="0">
      <w:start w:val="1"/>
      <w:numFmt w:val="bullet"/>
      <w:lvlText w:val=""/>
      <w:lvlJc w:val="left"/>
      <w:pPr>
        <w:tabs>
          <w:tab w:val="left" w:pos="-420"/>
        </w:tabs>
        <w:ind w:left="-420" w:firstLine="0"/>
      </w:pPr>
    </w:lvl>
    <w:lvl w:ilvl="2" w:tentative="0">
      <w:start w:val="1"/>
      <w:numFmt w:val="bullet"/>
      <w:lvlText w:val=""/>
      <w:lvlJc w:val="left"/>
      <w:pPr>
        <w:tabs>
          <w:tab w:val="left" w:pos="-420"/>
        </w:tabs>
        <w:ind w:left="-420" w:firstLine="0"/>
      </w:pPr>
    </w:lvl>
    <w:lvl w:ilvl="3" w:tentative="0">
      <w:start w:val="1"/>
      <w:numFmt w:val="bullet"/>
      <w:lvlText w:val=""/>
      <w:lvlJc w:val="left"/>
      <w:pPr>
        <w:tabs>
          <w:tab w:val="left" w:pos="-420"/>
        </w:tabs>
        <w:ind w:left="-420" w:firstLine="0"/>
      </w:pPr>
    </w:lvl>
    <w:lvl w:ilvl="4" w:tentative="0">
      <w:start w:val="1"/>
      <w:numFmt w:val="bullet"/>
      <w:lvlText w:val=""/>
      <w:lvlJc w:val="left"/>
      <w:pPr>
        <w:tabs>
          <w:tab w:val="left" w:pos="-420"/>
        </w:tabs>
        <w:ind w:left="-420" w:firstLine="0"/>
      </w:pPr>
    </w:lvl>
    <w:lvl w:ilvl="5" w:tentative="0">
      <w:start w:val="1"/>
      <w:numFmt w:val="bullet"/>
      <w:lvlText w:val=""/>
      <w:lvlJc w:val="left"/>
      <w:pPr>
        <w:tabs>
          <w:tab w:val="left" w:pos="-420"/>
        </w:tabs>
        <w:ind w:left="-420" w:firstLine="0"/>
      </w:pPr>
    </w:lvl>
    <w:lvl w:ilvl="6" w:tentative="0">
      <w:start w:val="1"/>
      <w:numFmt w:val="bullet"/>
      <w:lvlText w:val=""/>
      <w:lvlJc w:val="left"/>
      <w:pPr>
        <w:tabs>
          <w:tab w:val="left" w:pos="-420"/>
        </w:tabs>
        <w:ind w:left="-420" w:firstLine="0"/>
      </w:pPr>
    </w:lvl>
    <w:lvl w:ilvl="7" w:tentative="0">
      <w:start w:val="1"/>
      <w:numFmt w:val="bullet"/>
      <w:lvlText w:val=""/>
      <w:lvlJc w:val="left"/>
      <w:pPr>
        <w:tabs>
          <w:tab w:val="left" w:pos="-420"/>
        </w:tabs>
        <w:ind w:left="-420" w:firstLine="0"/>
      </w:pPr>
    </w:lvl>
    <w:lvl w:ilvl="8" w:tentative="0">
      <w:start w:val="1"/>
      <w:numFmt w:val="bullet"/>
      <w:lvlText w:val=""/>
      <w:lvlJc w:val="left"/>
      <w:pPr>
        <w:tabs>
          <w:tab w:val="left" w:pos="-420"/>
        </w:tabs>
        <w:ind w:left="-420" w:firstLine="0"/>
      </w:pPr>
    </w:lvl>
  </w:abstractNum>
  <w:abstractNum w:abstractNumId="6">
    <w:nsid w:val="25B654F3"/>
    <w:multiLevelType w:val="multilevel"/>
    <w:tmpl w:val="25B654F3"/>
    <w:lvl w:ilvl="0" w:tentative="0">
      <w:start w:val="1"/>
      <w:numFmt w:val="lowerLetter"/>
      <w:lvlText w:val="%1)"/>
      <w:lvlJc w:val="left"/>
      <w:pPr>
        <w:ind w:left="845" w:hanging="425"/>
      </w:pPr>
    </w:lvl>
    <w:lvl w:ilvl="1" w:tentative="0">
      <w:start w:val="1"/>
      <w:numFmt w:val="lowerLetter"/>
      <w:lvlText w:val="%2)"/>
      <w:lvlJc w:val="left"/>
      <w:pPr>
        <w:ind w:left="1260" w:hanging="420"/>
      </w:pPr>
    </w:lvl>
    <w:lvl w:ilvl="2" w:tentative="0">
      <w:start w:val="1"/>
      <w:numFmt w:val="lowerRoman"/>
      <w:lvlText w:val="%3."/>
      <w:lvlJc w:val="lef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lef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left"/>
      <w:pPr>
        <w:ind w:left="4200" w:hanging="420"/>
      </w:pPr>
    </w:lvl>
  </w:abstractNum>
  <w:abstractNum w:abstractNumId="7">
    <w:nsid w:val="2A8F537B"/>
    <w:multiLevelType w:val="multilevel"/>
    <w:tmpl w:val="2A8F537B"/>
    <w:lvl w:ilvl="0" w:tentative="0">
      <w:start w:val="1"/>
      <w:numFmt w:val="lowerLetter"/>
      <w:lvlText w:val="%1)"/>
      <w:lvlJc w:val="left"/>
      <w:pPr>
        <w:tabs>
          <w:tab w:val="left" w:pos="0"/>
        </w:tabs>
        <w:ind w:left="600" w:hanging="360"/>
      </w:pPr>
    </w:lvl>
    <w:lvl w:ilvl="1" w:tentative="0">
      <w:start w:val="1"/>
      <w:numFmt w:val="lowerLetter"/>
      <w:lvlText w:val="%2."/>
      <w:lvlJc w:val="left"/>
      <w:pPr>
        <w:tabs>
          <w:tab w:val="left" w:pos="0"/>
        </w:tabs>
        <w:ind w:left="1320" w:hanging="360"/>
      </w:pPr>
    </w:lvl>
    <w:lvl w:ilvl="2" w:tentative="0">
      <w:start w:val="1"/>
      <w:numFmt w:val="lowerRoman"/>
      <w:lvlText w:val="%3."/>
      <w:lvlJc w:val="right"/>
      <w:pPr>
        <w:tabs>
          <w:tab w:val="left" w:pos="0"/>
        </w:tabs>
        <w:ind w:left="2040" w:hanging="180"/>
      </w:pPr>
    </w:lvl>
    <w:lvl w:ilvl="3" w:tentative="0">
      <w:start w:val="1"/>
      <w:numFmt w:val="decimal"/>
      <w:lvlText w:val="%4."/>
      <w:lvlJc w:val="left"/>
      <w:pPr>
        <w:tabs>
          <w:tab w:val="left" w:pos="0"/>
        </w:tabs>
        <w:ind w:left="2760" w:hanging="360"/>
      </w:pPr>
    </w:lvl>
    <w:lvl w:ilvl="4" w:tentative="0">
      <w:start w:val="1"/>
      <w:numFmt w:val="lowerLetter"/>
      <w:lvlText w:val="%5."/>
      <w:lvlJc w:val="left"/>
      <w:pPr>
        <w:tabs>
          <w:tab w:val="left" w:pos="0"/>
        </w:tabs>
        <w:ind w:left="3480" w:hanging="360"/>
      </w:pPr>
    </w:lvl>
    <w:lvl w:ilvl="5" w:tentative="0">
      <w:start w:val="1"/>
      <w:numFmt w:val="lowerRoman"/>
      <w:lvlText w:val="%6."/>
      <w:lvlJc w:val="right"/>
      <w:pPr>
        <w:tabs>
          <w:tab w:val="left" w:pos="0"/>
        </w:tabs>
        <w:ind w:left="4200" w:hanging="180"/>
      </w:pPr>
    </w:lvl>
    <w:lvl w:ilvl="6" w:tentative="0">
      <w:start w:val="1"/>
      <w:numFmt w:val="decimal"/>
      <w:lvlText w:val="%7."/>
      <w:lvlJc w:val="left"/>
      <w:pPr>
        <w:tabs>
          <w:tab w:val="left" w:pos="0"/>
        </w:tabs>
        <w:ind w:left="4920" w:hanging="360"/>
      </w:pPr>
    </w:lvl>
    <w:lvl w:ilvl="7" w:tentative="0">
      <w:start w:val="1"/>
      <w:numFmt w:val="lowerLetter"/>
      <w:lvlText w:val="%8."/>
      <w:lvlJc w:val="left"/>
      <w:pPr>
        <w:tabs>
          <w:tab w:val="left" w:pos="0"/>
        </w:tabs>
        <w:ind w:left="5640" w:hanging="360"/>
      </w:pPr>
    </w:lvl>
    <w:lvl w:ilvl="8" w:tentative="0">
      <w:start w:val="1"/>
      <w:numFmt w:val="lowerRoman"/>
      <w:lvlText w:val="%9."/>
      <w:lvlJc w:val="right"/>
      <w:pPr>
        <w:tabs>
          <w:tab w:val="left" w:pos="0"/>
        </w:tabs>
        <w:ind w:left="6360" w:hanging="180"/>
      </w:pPr>
    </w:lvl>
  </w:abstractNum>
  <w:abstractNum w:abstractNumId="8">
    <w:nsid w:val="3F6F60F6"/>
    <w:multiLevelType w:val="singleLevel"/>
    <w:tmpl w:val="3F6F60F6"/>
    <w:lvl w:ilvl="0" w:tentative="0">
      <w:start w:val="1"/>
      <w:numFmt w:val="bullet"/>
      <w:lvlText w:val=""/>
      <w:lvlJc w:val="left"/>
      <w:pPr>
        <w:ind w:left="360" w:hanging="360"/>
      </w:pPr>
      <w:rPr>
        <w:rFonts w:hint="default" w:ascii="Symbol" w:hAnsi="Symbol"/>
        <w:b w:val="0"/>
        <w:bCs w:val="0"/>
      </w:rPr>
    </w:lvl>
  </w:abstractNum>
  <w:abstractNum w:abstractNumId="9">
    <w:nsid w:val="57631B37"/>
    <w:multiLevelType w:val="singleLevel"/>
    <w:tmpl w:val="57631B37"/>
    <w:lvl w:ilvl="0" w:tentative="0">
      <w:start w:val="1"/>
      <w:numFmt w:val="bullet"/>
      <w:lvlText w:val=""/>
      <w:lvlJc w:val="left"/>
      <w:pPr>
        <w:tabs>
          <w:tab w:val="left" w:pos="420"/>
        </w:tabs>
        <w:ind w:left="420" w:hanging="420"/>
      </w:pPr>
      <w:rPr>
        <w:rFonts w:hint="default" w:ascii="Wingdings" w:hAnsi="Wingdings"/>
      </w:rPr>
    </w:lvl>
  </w:abstractNum>
  <w:abstractNum w:abstractNumId="10">
    <w:nsid w:val="5A241D34"/>
    <w:multiLevelType w:val="multilevel"/>
    <w:tmpl w:val="5A241D34"/>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1">
    <w:nsid w:val="72183CF9"/>
    <w:multiLevelType w:val="multilevel"/>
    <w:tmpl w:val="72183CF9"/>
    <w:lvl w:ilvl="0" w:tentative="0">
      <w:start w:val="1"/>
      <w:numFmt w:val="lowerLetter"/>
      <w:lvlText w:val="%1)"/>
      <w:lvlJc w:val="left"/>
      <w:pPr>
        <w:tabs>
          <w:tab w:val="left" w:pos="-420"/>
        </w:tabs>
        <w:ind w:left="845" w:hanging="425"/>
      </w:pPr>
    </w:lvl>
    <w:lvl w:ilvl="1" w:tentative="0">
      <w:start w:val="1"/>
      <w:numFmt w:val="bullet"/>
      <w:lvlText w:val=""/>
      <w:lvlJc w:val="left"/>
      <w:pPr>
        <w:tabs>
          <w:tab w:val="left" w:pos="-420"/>
        </w:tabs>
        <w:ind w:left="-420" w:firstLine="0"/>
      </w:pPr>
    </w:lvl>
    <w:lvl w:ilvl="2" w:tentative="0">
      <w:start w:val="1"/>
      <w:numFmt w:val="bullet"/>
      <w:lvlText w:val=""/>
      <w:lvlJc w:val="left"/>
      <w:pPr>
        <w:tabs>
          <w:tab w:val="left" w:pos="-420"/>
        </w:tabs>
        <w:ind w:left="-420" w:firstLine="0"/>
      </w:pPr>
    </w:lvl>
    <w:lvl w:ilvl="3" w:tentative="0">
      <w:start w:val="1"/>
      <w:numFmt w:val="bullet"/>
      <w:lvlText w:val=""/>
      <w:lvlJc w:val="left"/>
      <w:pPr>
        <w:tabs>
          <w:tab w:val="left" w:pos="-420"/>
        </w:tabs>
        <w:ind w:left="-420" w:firstLine="0"/>
      </w:pPr>
    </w:lvl>
    <w:lvl w:ilvl="4" w:tentative="0">
      <w:start w:val="1"/>
      <w:numFmt w:val="bullet"/>
      <w:lvlText w:val=""/>
      <w:lvlJc w:val="left"/>
      <w:pPr>
        <w:tabs>
          <w:tab w:val="left" w:pos="-420"/>
        </w:tabs>
        <w:ind w:left="-420" w:firstLine="0"/>
      </w:pPr>
    </w:lvl>
    <w:lvl w:ilvl="5" w:tentative="0">
      <w:start w:val="1"/>
      <w:numFmt w:val="bullet"/>
      <w:lvlText w:val=""/>
      <w:lvlJc w:val="left"/>
      <w:pPr>
        <w:tabs>
          <w:tab w:val="left" w:pos="-420"/>
        </w:tabs>
        <w:ind w:left="-420" w:firstLine="0"/>
      </w:pPr>
    </w:lvl>
    <w:lvl w:ilvl="6" w:tentative="0">
      <w:start w:val="1"/>
      <w:numFmt w:val="bullet"/>
      <w:lvlText w:val=""/>
      <w:lvlJc w:val="left"/>
      <w:pPr>
        <w:tabs>
          <w:tab w:val="left" w:pos="-420"/>
        </w:tabs>
        <w:ind w:left="-420" w:firstLine="0"/>
      </w:pPr>
    </w:lvl>
    <w:lvl w:ilvl="7" w:tentative="0">
      <w:start w:val="1"/>
      <w:numFmt w:val="bullet"/>
      <w:lvlText w:val=""/>
      <w:lvlJc w:val="left"/>
      <w:pPr>
        <w:tabs>
          <w:tab w:val="left" w:pos="-420"/>
        </w:tabs>
        <w:ind w:left="-420" w:firstLine="0"/>
      </w:pPr>
    </w:lvl>
    <w:lvl w:ilvl="8" w:tentative="0">
      <w:start w:val="1"/>
      <w:numFmt w:val="bullet"/>
      <w:lvlText w:val=""/>
      <w:lvlJc w:val="left"/>
      <w:pPr>
        <w:tabs>
          <w:tab w:val="left" w:pos="-420"/>
        </w:tabs>
        <w:ind w:left="-420" w:firstLine="0"/>
      </w:pPr>
    </w:lvl>
  </w:abstractNum>
  <w:num w:numId="1">
    <w:abstractNumId w:val="4"/>
  </w:num>
  <w:num w:numId="2">
    <w:abstractNumId w:val="1"/>
  </w:num>
  <w:num w:numId="3">
    <w:abstractNumId w:val="2"/>
  </w:num>
  <w:num w:numId="4">
    <w:abstractNumId w:val="8"/>
  </w:num>
  <w:num w:numId="5">
    <w:abstractNumId w:val="9"/>
  </w:num>
  <w:num w:numId="6">
    <w:abstractNumId w:val="5"/>
  </w:num>
  <w:num w:numId="7">
    <w:abstractNumId w:val="3"/>
  </w:num>
  <w:num w:numId="8">
    <w:abstractNumId w:val="6"/>
  </w:num>
  <w:num w:numId="9">
    <w:abstractNumId w:val="11"/>
  </w:num>
  <w:num w:numId="10">
    <w:abstractNumId w:val="0"/>
  </w:num>
  <w:num w:numId="11">
    <w:abstractNumId w:val="7"/>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hilpa">
    <w15:presenceInfo w15:providerId="None" w15:userId="Shilpa"/>
  </w15:person>
  <w15:person w15:author="NM">
    <w15:presenceInfo w15:providerId="None" w15:userId="NM"/>
  </w15:person>
  <w15:person w15:author="souvik nath">
    <w15:presenceInfo w15:providerId="Windows Live" w15:userId="71de6cc1fd48f65c"/>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embedSystemFonts/>
  <w:trackRevisions w:val="1"/>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F5235C"/>
    <w:rsid w:val="00050FBE"/>
    <w:rsid w:val="00080F88"/>
    <w:rsid w:val="000F33D8"/>
    <w:rsid w:val="00105171"/>
    <w:rsid w:val="00195A50"/>
    <w:rsid w:val="001D420F"/>
    <w:rsid w:val="00222069"/>
    <w:rsid w:val="00253B37"/>
    <w:rsid w:val="002A3B11"/>
    <w:rsid w:val="00333E0A"/>
    <w:rsid w:val="00482111"/>
    <w:rsid w:val="004A5D28"/>
    <w:rsid w:val="004A6D28"/>
    <w:rsid w:val="004F1737"/>
    <w:rsid w:val="005245E3"/>
    <w:rsid w:val="005B4926"/>
    <w:rsid w:val="006B1E79"/>
    <w:rsid w:val="006D1888"/>
    <w:rsid w:val="007A7E4E"/>
    <w:rsid w:val="007E5198"/>
    <w:rsid w:val="00822BBB"/>
    <w:rsid w:val="00826F80"/>
    <w:rsid w:val="008A277A"/>
    <w:rsid w:val="008D0E62"/>
    <w:rsid w:val="00A85E43"/>
    <w:rsid w:val="00AF1035"/>
    <w:rsid w:val="00B55836"/>
    <w:rsid w:val="00BD3992"/>
    <w:rsid w:val="00C3354C"/>
    <w:rsid w:val="00D21ABA"/>
    <w:rsid w:val="00D700A2"/>
    <w:rsid w:val="00DC524C"/>
    <w:rsid w:val="00EE7925"/>
    <w:rsid w:val="00F21881"/>
    <w:rsid w:val="00F9098E"/>
    <w:rsid w:val="00FF3BC2"/>
    <w:rsid w:val="02110B3C"/>
    <w:rsid w:val="04114082"/>
    <w:rsid w:val="07EA2C20"/>
    <w:rsid w:val="0F220236"/>
    <w:rsid w:val="103E1D5B"/>
    <w:rsid w:val="12A460C1"/>
    <w:rsid w:val="16E86EC4"/>
    <w:rsid w:val="2A9A62D0"/>
    <w:rsid w:val="35A7389D"/>
    <w:rsid w:val="39F5235C"/>
    <w:rsid w:val="3F4D5267"/>
    <w:rsid w:val="43C10346"/>
    <w:rsid w:val="43F253CD"/>
    <w:rsid w:val="4EC53E6B"/>
    <w:rsid w:val="55FD30EB"/>
    <w:rsid w:val="5C9801A9"/>
    <w:rsid w:val="5CF1327E"/>
    <w:rsid w:val="71775B85"/>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annotation reference"/>
    <w:basedOn w:val="3"/>
    <w:qFormat/>
    <w:uiPriority w:val="0"/>
    <w:rPr>
      <w:sz w:val="16"/>
      <w:szCs w:val="16"/>
    </w:rPr>
  </w:style>
  <w:style w:type="paragraph" w:styleId="6">
    <w:name w:val="annotation text"/>
    <w:basedOn w:val="1"/>
    <w:link w:val="19"/>
    <w:qFormat/>
    <w:uiPriority w:val="0"/>
  </w:style>
  <w:style w:type="paragraph" w:styleId="7">
    <w:name w:val="annotation subject"/>
    <w:basedOn w:val="6"/>
    <w:next w:val="6"/>
    <w:link w:val="20"/>
    <w:semiHidden/>
    <w:unhideWhenUsed/>
    <w:qFormat/>
    <w:uiPriority w:val="0"/>
    <w:rPr>
      <w:b/>
      <w:bCs/>
    </w:rPr>
  </w:style>
  <w:style w:type="paragraph" w:styleId="8">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9">
    <w:name w:val="Strong"/>
    <w:basedOn w:val="3"/>
    <w:qFormat/>
    <w:uiPriority w:val="0"/>
    <w:rPr>
      <w:b/>
      <w:bCs/>
    </w:rPr>
  </w:style>
  <w:style w:type="paragraph" w:customStyle="1" w:styleId="10">
    <w:name w:val="Style1"/>
    <w:basedOn w:val="1"/>
    <w:qFormat/>
    <w:uiPriority w:val="0"/>
    <w:pPr>
      <w:spacing w:line="276" w:lineRule="auto"/>
    </w:pPr>
    <w:rPr>
      <w:rFonts w:ascii="Twentieth Century" w:hAnsi="Twentieth Century" w:eastAsia="Twentieth Century" w:cs="Twentieth Century"/>
      <w:color w:val="4F81BD"/>
      <w:sz w:val="44"/>
      <w:szCs w:val="44"/>
    </w:rPr>
  </w:style>
  <w:style w:type="table" w:customStyle="1" w:styleId="11">
    <w:name w:val="_Style 11"/>
    <w:basedOn w:val="12"/>
    <w:qFormat/>
    <w:uiPriority w:val="0"/>
    <w:tblPr>
      <w:tblCellMar>
        <w:left w:w="108" w:type="dxa"/>
        <w:right w:w="108" w:type="dxa"/>
      </w:tblCellMar>
    </w:tblPr>
  </w:style>
  <w:style w:type="table" w:customStyle="1" w:styleId="12">
    <w:name w:val="Table Normal1"/>
    <w:qFormat/>
    <w:uiPriority w:val="0"/>
    <w:tblPr>
      <w:tblCellMar>
        <w:top w:w="0" w:type="dxa"/>
        <w:left w:w="0" w:type="dxa"/>
        <w:bottom w:w="0" w:type="dxa"/>
        <w:right w:w="0" w:type="dxa"/>
      </w:tblCellMar>
    </w:tblPr>
  </w:style>
  <w:style w:type="paragraph" w:customStyle="1" w:styleId="13">
    <w:name w:val="Style2"/>
    <w:basedOn w:val="1"/>
    <w:qFormat/>
    <w:uiPriority w:val="0"/>
    <w:pPr>
      <w:spacing w:line="276" w:lineRule="auto"/>
      <w:jc w:val="both"/>
    </w:pPr>
    <w:rPr>
      <w:rFonts w:ascii="Bookman Old Style" w:hAnsi="Bookman Old Style" w:eastAsia="Bookman Old Style" w:cs="Bookman Old Style"/>
      <w:sz w:val="24"/>
      <w:szCs w:val="24"/>
    </w:rPr>
  </w:style>
  <w:style w:type="paragraph" w:customStyle="1" w:styleId="14">
    <w:name w:val="Style3"/>
    <w:basedOn w:val="1"/>
    <w:qFormat/>
    <w:uiPriority w:val="0"/>
    <w:pPr>
      <w:spacing w:line="276" w:lineRule="auto"/>
    </w:pPr>
    <w:rPr>
      <w:rFonts w:ascii="Bookman Old Style" w:hAnsi="Bookman Old Style" w:eastAsia="Bookman Old Style" w:cs="Bookman Old Style"/>
      <w:sz w:val="24"/>
      <w:szCs w:val="24"/>
    </w:rPr>
  </w:style>
  <w:style w:type="paragraph" w:customStyle="1" w:styleId="15">
    <w:name w:val="Style4"/>
    <w:basedOn w:val="1"/>
    <w:qFormat/>
    <w:uiPriority w:val="0"/>
    <w:rPr>
      <w:rFonts w:ascii="Bookman Old Style" w:hAnsi="Bookman Old Style" w:cs="Bookman Old Style"/>
      <w:sz w:val="24"/>
    </w:rPr>
  </w:style>
  <w:style w:type="character" w:customStyle="1" w:styleId="16">
    <w:name w:val="Style5 Char"/>
    <w:link w:val="17"/>
    <w:qFormat/>
    <w:uiPriority w:val="0"/>
    <w:rPr>
      <w:rFonts w:ascii="Bookman Old Style" w:hAnsi="Bookman Old Style" w:cs="Bookman Old Style"/>
      <w:sz w:val="24"/>
    </w:rPr>
  </w:style>
  <w:style w:type="paragraph" w:customStyle="1" w:styleId="17">
    <w:name w:val="Style5"/>
    <w:basedOn w:val="1"/>
    <w:link w:val="16"/>
    <w:qFormat/>
    <w:uiPriority w:val="0"/>
    <w:pPr>
      <w:jc w:val="both"/>
    </w:pPr>
    <w:rPr>
      <w:rFonts w:ascii="Bookman Old Style" w:hAnsi="Bookman Old Style" w:cs="Bookman Old Style"/>
      <w:sz w:val="24"/>
    </w:rPr>
  </w:style>
  <w:style w:type="table" w:customStyle="1" w:styleId="18">
    <w:name w:val="_Style 10"/>
    <w:basedOn w:val="12"/>
    <w:qFormat/>
    <w:uiPriority w:val="0"/>
    <w:tblPr>
      <w:tblCellMar>
        <w:left w:w="115" w:type="dxa"/>
        <w:right w:w="115" w:type="dxa"/>
      </w:tblCellMar>
    </w:tblPr>
  </w:style>
  <w:style w:type="character" w:customStyle="1" w:styleId="19">
    <w:name w:val="Comment Text Char"/>
    <w:basedOn w:val="3"/>
    <w:link w:val="6"/>
    <w:qFormat/>
    <w:uiPriority w:val="0"/>
    <w:rPr>
      <w:rFonts w:asciiTheme="minorHAnsi" w:hAnsiTheme="minorHAnsi" w:eastAsiaTheme="minorEastAsia" w:cstheme="minorBidi"/>
      <w:lang w:val="en-US" w:eastAsia="zh-CN"/>
    </w:rPr>
  </w:style>
  <w:style w:type="character" w:customStyle="1" w:styleId="20">
    <w:name w:val="Comment Subject Char"/>
    <w:basedOn w:val="19"/>
    <w:link w:val="7"/>
    <w:semiHidden/>
    <w:qFormat/>
    <w:uiPriority w:val="0"/>
    <w:rPr>
      <w:rFonts w:asciiTheme="minorHAnsi" w:hAnsiTheme="minorHAnsi" w:eastAsiaTheme="minorEastAsia" w:cstheme="minorBidi"/>
      <w:b/>
      <w:bCs/>
      <w:lang w:val="en-US" w:eastAsia="zh-CN"/>
    </w:rPr>
  </w:style>
  <w:style w:type="paragraph" w:customStyle="1" w:styleId="21">
    <w:name w:val="Revision"/>
    <w:hidden/>
    <w:semiHidden/>
    <w:qFormat/>
    <w:uiPriority w:val="99"/>
    <w:rPr>
      <w:rFonts w:asciiTheme="minorHAnsi" w:hAnsiTheme="minorHAnsi" w:eastAsiaTheme="minorEastAsia" w:cstheme="minorBidi"/>
      <w:lang w:val="en-US" w:eastAsia="zh-CN" w:bidi="ar-SA"/>
    </w:rPr>
  </w:style>
  <w:style w:type="paragraph" w:customStyle="1" w:styleId="22">
    <w:name w:val="Style6"/>
    <w:basedOn w:val="1"/>
    <w:uiPriority w:val="0"/>
    <w:pPr>
      <w:spacing w:line="276" w:lineRule="auto"/>
      <w:jc w:val="both"/>
    </w:pPr>
    <w:rPr>
      <w:rFonts w:ascii="Bookman Old Style" w:hAnsi="Bookman Old Style" w:cs="Bookman Old Style"/>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2109</Words>
  <Characters>12024</Characters>
  <Lines>100</Lines>
  <Paragraphs>28</Paragraphs>
  <TotalTime>6</TotalTime>
  <ScaleCrop>false</ScaleCrop>
  <LinksUpToDate>false</LinksUpToDate>
  <CharactersWithSpaces>14105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2023-05-01T13:23:00Z</dcterms:created>
  <dc:creator>asus</dc:creator>
  <cp:lastModifiedBy>asus</cp:lastModifiedBy>
  <dcterms:modified xsi:type="dcterms:W3CDTF">2023-05-13T18:36:43Z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3614791A746C49F0ADB12D9AC87677B5</vt:lpwstr>
  </property>
</Properties>
</file>