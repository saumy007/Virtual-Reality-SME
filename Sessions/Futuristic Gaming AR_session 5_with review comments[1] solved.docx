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76" w:lineRule="auto"/>
        <w:jc w:val="both"/>
        <w:rPr>
          <w:rFonts w:ascii="Twentieth Century" w:hAnsi="Twentieth Century" w:eastAsia="Twentieth Century" w:cs="Twentieth Century"/>
          <w:color w:val="4F81BD"/>
          <w:sz w:val="44"/>
          <w:szCs w:val="44"/>
        </w:rPr>
      </w:pPr>
      <w:r>
        <w:drawing>
          <wp:anchor distT="0" distB="0" distL="0" distR="0" simplePos="0" relativeHeight="251661312" behindDoc="0" locked="0" layoutInCell="1" allowOverlap="1">
            <wp:simplePos x="0" y="0"/>
            <wp:positionH relativeFrom="page">
              <wp:posOffset>1021080</wp:posOffset>
            </wp:positionH>
            <wp:positionV relativeFrom="page">
              <wp:posOffset>1541145</wp:posOffset>
            </wp:positionV>
            <wp:extent cx="5876925" cy="3105150"/>
            <wp:effectExtent l="0" t="0" r="5715" b="3810"/>
            <wp:wrapTopAndBottom/>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8"/>
                    <a:srcRect/>
                    <a:stretch>
                      <a:fillRect/>
                    </a:stretch>
                  </pic:blipFill>
                  <pic:spPr>
                    <a:xfrm>
                      <a:off x="0" y="0"/>
                      <a:ext cx="5876925" cy="3105150"/>
                    </a:xfrm>
                    <a:prstGeom prst="rect">
                      <a:avLst/>
                    </a:prstGeom>
                  </pic:spPr>
                </pic:pic>
              </a:graphicData>
            </a:graphic>
          </wp:anchor>
        </w:drawing>
      </w:r>
    </w:p>
    <w:p>
      <w:pPr>
        <w:spacing w:after="0" w:line="276" w:lineRule="auto"/>
        <w:jc w:val="both"/>
        <w:rPr>
          <w:rFonts w:ascii="Twentieth Century" w:hAnsi="Twentieth Century" w:eastAsia="Twentieth Century" w:cs="Twentieth Century"/>
          <w:color w:val="4F81BD"/>
          <w:sz w:val="44"/>
          <w:szCs w:val="44"/>
        </w:rPr>
      </w:pPr>
    </w:p>
    <w:p>
      <w:pPr>
        <w:spacing w:after="0" w:line="276" w:lineRule="auto"/>
        <w:jc w:val="both"/>
        <w:rPr>
          <w:rFonts w:ascii="Twentieth Century" w:hAnsi="Twentieth Century" w:eastAsia="Twentieth Century" w:cs="Twentieth Century"/>
          <w:color w:val="4F81BD"/>
          <w:sz w:val="44"/>
          <w:szCs w:val="44"/>
          <w:lang w:val="en-US"/>
        </w:rPr>
      </w:pPr>
      <w:r>
        <w:rPr>
          <w:rFonts w:ascii="Twentieth Century" w:hAnsi="Twentieth Century" w:eastAsia="Twentieth Century" w:cs="Twentieth Century"/>
          <w:color w:val="4F81BD"/>
          <w:sz w:val="44"/>
          <w:szCs w:val="44"/>
        </w:rPr>
        <w:t xml:space="preserve">Session </w:t>
      </w:r>
      <w:r>
        <w:rPr>
          <w:rFonts w:ascii="Twentieth Century" w:hAnsi="Twentieth Century" w:eastAsia="Twentieth Century" w:cs="Twentieth Century"/>
          <w:color w:val="4F81BD"/>
          <w:sz w:val="44"/>
          <w:szCs w:val="44"/>
          <w:lang w:val="en-US"/>
        </w:rPr>
        <w:t>5</w:t>
      </w:r>
    </w:p>
    <w:p>
      <w:pPr>
        <w:pStyle w:val="8"/>
        <w:jc w:val="both"/>
      </w:pPr>
      <w:r>
        <w:t>Input and Hand Using Controllers</w:t>
      </w:r>
    </w:p>
    <w:p>
      <w:pPr>
        <w:pStyle w:val="8"/>
        <w:jc w:val="both"/>
        <w:rPr>
          <w:rStyle w:val="10"/>
          <w:color w:val="auto"/>
          <w:lang w:val="en-US"/>
        </w:rPr>
      </w:pPr>
      <w:r>
        <w:rPr>
          <w:rFonts w:ascii="Bookman Old Style" w:hAnsi="Bookman Old Style" w:eastAsia="Bookman Old Style" w:cs="Bookman Old Style"/>
          <w:color w:val="000000"/>
          <w:sz w:val="24"/>
          <w:szCs w:val="24"/>
        </w:rPr>
        <w:t>Welcome to the session,</w:t>
      </w:r>
      <w:r>
        <w:rPr>
          <w:rStyle w:val="10"/>
        </w:rPr>
        <w:t xml:space="preserve"> </w:t>
      </w:r>
      <w:r>
        <w:rPr>
          <w:rStyle w:val="10"/>
          <w:color w:val="auto"/>
        </w:rPr>
        <w:t>Input and Hand Using Controllers</w:t>
      </w:r>
      <w:r>
        <w:rPr>
          <w:rStyle w:val="10"/>
          <w:color w:val="auto"/>
          <w:lang w:val="en-US"/>
        </w:rPr>
        <w:t>.</w:t>
      </w:r>
    </w:p>
    <w:p>
      <w:pPr>
        <w:spacing w:after="0" w:line="276" w:lineRule="auto"/>
        <w:jc w:val="both"/>
        <w:rPr>
          <w:rFonts w:ascii="Bookman Old Style" w:hAnsi="Bookman Old Style" w:eastAsia="Bookman Old Style" w:cs="Bookman Old Style"/>
          <w:sz w:val="24"/>
          <w:szCs w:val="24"/>
          <w:lang w:val="en-US"/>
        </w:rPr>
      </w:pPr>
      <w:r>
        <w:rPr>
          <w:rFonts w:ascii="Bookman Old Style" w:hAnsi="Bookman Old Style" w:eastAsia="Bookman Old Style" w:cs="Bookman Old Style"/>
          <w:color w:val="000000"/>
          <w:sz w:val="24"/>
          <w:szCs w:val="24"/>
        </w:rPr>
        <w:t xml:space="preserve"> </w:t>
      </w:r>
      <w:r>
        <w:rPr>
          <w:rFonts w:ascii="Bookman Old Style" w:hAnsi="Bookman Old Style" w:eastAsia="Bookman Old Style" w:cs="Bookman Old Style"/>
          <w:sz w:val="24"/>
          <w:szCs w:val="24"/>
        </w:rPr>
        <w:t xml:space="preserve">This session gives </w:t>
      </w:r>
      <w:r>
        <w:rPr>
          <w:rFonts w:ascii="Bookman Old Style" w:hAnsi="Bookman Old Style" w:eastAsia="Bookman Old Style" w:cs="Bookman Old Style"/>
          <w:sz w:val="24"/>
          <w:szCs w:val="24"/>
          <w:lang w:val="en-US"/>
        </w:rPr>
        <w:t xml:space="preserve">information on how to use hand controller in VR. </w:t>
      </w:r>
    </w:p>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In this session, students will learn to:</w:t>
      </w:r>
    </w:p>
    <w:p>
      <w:pPr>
        <w:pStyle w:val="16"/>
        <w:numPr>
          <w:ilvl w:val="0"/>
          <w:numId w:val="2"/>
        </w:numPr>
        <w:spacing w:line="276" w:lineRule="auto"/>
        <w:jc w:val="both"/>
      </w:pPr>
      <w:r>
        <w:rPr>
          <w:lang w:val="en-US"/>
        </w:rPr>
        <w:t>Describe hand controllers</w:t>
      </w:r>
    </w:p>
    <w:p>
      <w:pPr>
        <w:pStyle w:val="16"/>
        <w:numPr>
          <w:ilvl w:val="0"/>
          <w:numId w:val="2"/>
        </w:numPr>
        <w:spacing w:line="276" w:lineRule="auto"/>
        <w:jc w:val="both"/>
      </w:pPr>
      <w:r>
        <w:rPr>
          <w:lang w:val="en-US"/>
        </w:rPr>
        <w:t>Explain hands prefab in OculusSDK</w:t>
      </w:r>
    </w:p>
    <w:p>
      <w:pPr>
        <w:pStyle w:val="16"/>
        <w:numPr>
          <w:ilvl w:val="0"/>
          <w:numId w:val="2"/>
        </w:numPr>
        <w:spacing w:line="276" w:lineRule="auto"/>
        <w:jc w:val="both"/>
      </w:pPr>
      <w:r>
        <w:rPr>
          <w:lang w:val="en-US"/>
        </w:rPr>
        <w:t>Explain how to create controller as HandController</w:t>
      </w:r>
    </w:p>
    <w:p>
      <w:pPr>
        <w:pStyle w:val="8"/>
        <w:jc w:val="both"/>
        <w:rPr>
          <w:lang w:val="en-US"/>
        </w:rPr>
      </w:pPr>
      <w:r>
        <w:rPr>
          <w:lang w:val="en-US"/>
        </w:rPr>
        <w:t xml:space="preserve">5.1 Using Hands as VR Controller </w:t>
      </w:r>
    </w:p>
    <w:p>
      <w:pPr>
        <w:spacing w:after="0" w:line="276" w:lineRule="auto"/>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Using hands as</w:t>
      </w:r>
      <w:r>
        <w:rPr>
          <w:rFonts w:ascii="Bookman Old Style" w:hAnsi="Bookman Old Style" w:eastAsia="Bookman Old Style" w:cs="Bookman Old Style"/>
          <w:b/>
          <w:bCs/>
          <w:color w:val="000000"/>
          <w:sz w:val="24"/>
          <w:szCs w:val="24"/>
          <w:rPrChange w:id="0" w:author="asus" w:date="2023-05-05T03:00:36Z">
            <w:rPr>
              <w:rFonts w:ascii="Bookman Old Style" w:hAnsi="Bookman Old Style" w:eastAsia="Bookman Old Style" w:cs="Bookman Old Style"/>
              <w:color w:val="000000"/>
              <w:sz w:val="24"/>
              <w:szCs w:val="24"/>
            </w:rPr>
          </w:rPrChange>
        </w:rPr>
        <w:t xml:space="preserve"> virtual reality (VR) controllers</w:t>
      </w:r>
      <w:r>
        <w:rPr>
          <w:rFonts w:ascii="Bookman Old Style" w:hAnsi="Bookman Old Style" w:eastAsia="Bookman Old Style" w:cs="Bookman Old Style"/>
          <w:color w:val="000000"/>
          <w:sz w:val="24"/>
          <w:szCs w:val="24"/>
        </w:rPr>
        <w:t xml:space="preserve"> in Unity can provide a more immersive experience for the user by allowing them to interact with virtual objects using their own hands. To implement this, you can use hand-tracking technology</w:t>
      </w:r>
      <w:ins w:id="1" w:author="asus" w:date="2023-05-05T03:00:20Z">
        <w:r>
          <w:rPr>
            <w:rFonts w:hint="default" w:ascii="Bookman Old Style" w:hAnsi="Bookman Old Style" w:eastAsia="Bookman Old Style" w:cs="Bookman Old Style"/>
            <w:color w:val="000000"/>
            <w:sz w:val="24"/>
            <w:szCs w:val="24"/>
            <w:lang w:val="en-US"/>
          </w:rPr>
          <w:t>.</w:t>
        </w:r>
      </w:ins>
      <w:del w:id="2" w:author="asus" w:date="2023-05-05T03:00:19Z">
        <w:r>
          <w:rPr>
            <w:rFonts w:ascii="Bookman Old Style" w:hAnsi="Bookman Old Style" w:eastAsia="Bookman Old Style" w:cs="Bookman Old Style"/>
            <w:color w:val="000000"/>
            <w:sz w:val="24"/>
            <w:szCs w:val="24"/>
          </w:rPr>
          <w:delText xml:space="preserve">, such as Leap Motion or Oculus </w:delText>
        </w:r>
        <w:commentRangeStart w:id="0"/>
        <w:r>
          <w:rPr>
            <w:rFonts w:ascii="Bookman Old Style" w:hAnsi="Bookman Old Style" w:eastAsia="Bookman Old Style" w:cs="Bookman Old Style"/>
            <w:color w:val="000000"/>
            <w:sz w:val="24"/>
            <w:szCs w:val="24"/>
          </w:rPr>
          <w:delText>Touch</w:delText>
        </w:r>
        <w:commentRangeEnd w:id="0"/>
      </w:del>
      <w:del w:id="3" w:author="asus" w:date="2023-05-05T03:00:19Z">
        <w:r>
          <w:rPr>
            <w:rStyle w:val="4"/>
          </w:rPr>
          <w:commentReference w:id="0"/>
        </w:r>
      </w:del>
      <w:del w:id="4" w:author="asus" w:date="2023-05-05T03:00:19Z">
        <w:r>
          <w:rPr>
            <w:rFonts w:ascii="Bookman Old Style" w:hAnsi="Bookman Old Style" w:eastAsia="Bookman Old Style" w:cs="Bookman Old Style"/>
            <w:color w:val="000000"/>
            <w:sz w:val="24"/>
            <w:szCs w:val="24"/>
          </w:rPr>
          <w:delText xml:space="preserve">, and then integrate it into your Unity project. </w:delText>
        </w:r>
      </w:del>
    </w:p>
    <w:p>
      <w:pPr>
        <w:spacing w:after="0" w:line="276" w:lineRule="auto"/>
        <w:jc w:val="both"/>
        <w:rPr>
          <w:rFonts w:ascii="Bookman Old Style" w:hAnsi="Bookman Old Style" w:eastAsia="Bookman Old Style" w:cs="Bookman Old Style"/>
          <w:color w:val="000000"/>
          <w:sz w:val="24"/>
          <w:szCs w:val="24"/>
        </w:rPr>
      </w:pPr>
    </w:p>
    <w:p>
      <w:pPr>
        <w:pStyle w:val="9"/>
        <w:numPr>
          <w:ilvl w:val="0"/>
          <w:numId w:val="0"/>
        </w:numPr>
      </w:pPr>
      <w:r>
        <w:t>Using hands as controllers in VR can be very helpful for several reasons</w:t>
      </w:r>
      <w:r>
        <w:rPr>
          <w:lang w:val="en-US"/>
        </w:rPr>
        <w:t xml:space="preserve"> as shown in Figure 5.1</w:t>
      </w:r>
      <w:r>
        <w:t>:</w:t>
      </w:r>
    </w:p>
    <w:p>
      <w:pPr>
        <w:pStyle w:val="9"/>
        <w:numPr>
          <w:ilvl w:val="0"/>
          <w:numId w:val="0"/>
        </w:numPr>
        <w:tabs>
          <w:tab w:val="clear" w:pos="425"/>
        </w:tabs>
        <w:rPr>
          <w:b/>
          <w:bCs/>
        </w:rPr>
      </w:pPr>
    </w:p>
    <w:p>
      <w:pPr>
        <w:pStyle w:val="9"/>
        <w:numPr>
          <w:ilvl w:val="0"/>
          <w:numId w:val="0"/>
        </w:numPr>
        <w:tabs>
          <w:tab w:val="clear" w:pos="425"/>
        </w:tabs>
      </w:pPr>
    </w:p>
    <w:p>
      <w:pPr>
        <w:pStyle w:val="9"/>
        <w:numPr>
          <w:ilvl w:val="0"/>
          <w:numId w:val="0"/>
        </w:numPr>
        <w:tabs>
          <w:tab w:val="clear" w:pos="425"/>
        </w:tabs>
      </w:pPr>
    </w:p>
    <w:p>
      <w:pPr>
        <w:pStyle w:val="9"/>
        <w:numPr>
          <w:ilvl w:val="0"/>
          <w:numId w:val="0"/>
        </w:numPr>
        <w:tabs>
          <w:tab w:val="clear" w:pos="425"/>
        </w:tabs>
      </w:pPr>
    </w:p>
    <w:p>
      <w:pPr>
        <w:pStyle w:val="9"/>
        <w:numPr>
          <w:ilvl w:val="0"/>
          <w:numId w:val="0"/>
        </w:numPr>
        <w:tabs>
          <w:tab w:val="clear" w:pos="425"/>
        </w:tabs>
        <w:jc w:val="center"/>
        <w:rPr>
          <w:rFonts w:ascii="SimSun" w:hAnsi="SimSun" w:eastAsia="SimSun" w:cs="SimSun"/>
        </w:rPr>
      </w:pPr>
      <w:r>
        <w:rPr>
          <w:rFonts w:ascii="SimSun" w:hAnsi="SimSun" w:eastAsia="SimSun" w:cs="SimSun"/>
        </w:rPr>
        <w:drawing>
          <wp:inline distT="0" distB="0" distL="114300" distR="114300">
            <wp:extent cx="3023235" cy="2853690"/>
            <wp:effectExtent l="0" t="0" r="9525" b="1143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rcRect l="22504" t="-979" r="21636" b="979"/>
                    <a:stretch>
                      <a:fillRect/>
                    </a:stretch>
                  </pic:blipFill>
                  <pic:spPr>
                    <a:xfrm>
                      <a:off x="0" y="0"/>
                      <a:ext cx="3023235" cy="2853690"/>
                    </a:xfrm>
                    <a:prstGeom prst="rect">
                      <a:avLst/>
                    </a:prstGeom>
                    <a:noFill/>
                    <a:ln w="9525">
                      <a:noFill/>
                    </a:ln>
                  </pic:spPr>
                </pic:pic>
              </a:graphicData>
            </a:graphic>
          </wp:inline>
        </w:drawing>
      </w:r>
    </w:p>
    <w:p>
      <w:pPr>
        <w:pStyle w:val="16"/>
        <w:spacing w:line="276" w:lineRule="auto"/>
        <w:jc w:val="center"/>
        <w:rPr>
          <w:b/>
          <w:bCs/>
          <w:lang w:val="en-US"/>
        </w:rPr>
      </w:pPr>
      <w:r>
        <w:rPr>
          <w:b/>
          <w:bCs/>
          <w:lang w:val="en-US"/>
        </w:rPr>
        <w:t>Figure 5.1 VR Controller as Hands</w:t>
      </w:r>
    </w:p>
    <w:p>
      <w:pPr>
        <w:pStyle w:val="9"/>
        <w:numPr>
          <w:ilvl w:val="0"/>
          <w:numId w:val="3"/>
        </w:numPr>
        <w:tabs>
          <w:tab w:val="clear" w:pos="425"/>
        </w:tabs>
      </w:pPr>
      <w:r>
        <w:rPr>
          <w:b/>
          <w:bCs/>
        </w:rPr>
        <w:t>Immersion</w:t>
      </w:r>
      <w:r>
        <w:t>:</w:t>
      </w:r>
      <w:r>
        <w:rPr>
          <w:b/>
          <w:bCs/>
        </w:rPr>
        <w:t xml:space="preserve"> </w:t>
      </w:r>
      <w:r>
        <w:t xml:space="preserve">By using your hands to interact with objects in a virtual environment, you can create a more </w:t>
      </w:r>
      <w:r>
        <w:rPr>
          <w:b/>
          <w:bCs/>
        </w:rPr>
        <w:t>immersive experience</w:t>
      </w:r>
      <w:r>
        <w:t>.</w:t>
      </w:r>
      <w:r>
        <w:rPr>
          <w:b/>
          <w:bCs/>
        </w:rPr>
        <w:t xml:space="preserve"> </w:t>
      </w:r>
      <w:r>
        <w:t>You can reach out and touch objects as if they were really there, making the experience more realistic and engaging.</w:t>
      </w:r>
    </w:p>
    <w:p>
      <w:pPr>
        <w:pStyle w:val="9"/>
        <w:numPr>
          <w:ilvl w:val="0"/>
          <w:numId w:val="0"/>
        </w:numPr>
        <w:tabs>
          <w:tab w:val="clear" w:pos="425"/>
        </w:tabs>
        <w:rPr>
          <w:rFonts w:ascii="SimSun" w:hAnsi="SimSun" w:eastAsia="SimSun" w:cs="SimSun"/>
          <w:b/>
          <w:bCs/>
        </w:rPr>
      </w:pPr>
    </w:p>
    <w:p>
      <w:pPr>
        <w:pStyle w:val="9"/>
        <w:numPr>
          <w:ilvl w:val="0"/>
          <w:numId w:val="3"/>
        </w:numPr>
        <w:tabs>
          <w:tab w:val="clear" w:pos="425"/>
        </w:tabs>
      </w:pPr>
      <w:r>
        <w:rPr>
          <w:b/>
          <w:bCs/>
        </w:rPr>
        <w:t>Intuitive controls</w:t>
      </w:r>
      <w:r>
        <w:t xml:space="preserve">: Hand tracking can make controls more intuitive and natural. Instead of having to use a controller to simulate hand movements, you can use your </w:t>
      </w:r>
      <w:r>
        <w:rPr>
          <w:b/>
          <w:bCs/>
        </w:rPr>
        <w:t>hands</w:t>
      </w:r>
      <w:ins w:id="5" w:author="asus" w:date="2023-05-05T02:58:40Z">
        <w:r>
          <w:rPr>
            <w:rFonts w:hint="default"/>
            <w:b/>
            <w:bCs/>
            <w:lang w:val="en-US"/>
          </w:rPr>
          <w:t>.</w:t>
        </w:r>
      </w:ins>
      <w:del w:id="6" w:author="asus" w:date="2023-05-05T02:58:39Z">
        <w:r>
          <w:rPr>
            <w:b/>
            <w:bCs/>
          </w:rPr>
          <w:delText>.</w:delText>
        </w:r>
      </w:del>
      <w:del w:id="7" w:author="asus" w:date="2023-05-05T02:58:38Z">
        <w:r>
          <w:rPr/>
          <w:delText xml:space="preserve"> </w:delText>
        </w:r>
        <w:commentRangeStart w:id="1"/>
        <w:r>
          <w:rPr/>
          <w:delText>This can make it easier for new users to get started with VR, as they do not have to learn complex button combinations to perform actions</w:delText>
        </w:r>
        <w:commentRangeEnd w:id="1"/>
      </w:del>
      <w:del w:id="8" w:author="asus" w:date="2023-05-05T02:58:38Z">
        <w:r>
          <w:rPr>
            <w:rStyle w:val="4"/>
            <w:rFonts w:ascii="Calibri" w:hAnsi="Calibri" w:eastAsia="Calibri" w:cs="Calibri"/>
          </w:rPr>
          <w:commentReference w:id="1"/>
        </w:r>
      </w:del>
      <w:del w:id="9" w:author="asus" w:date="2023-05-05T02:58:38Z">
        <w:r>
          <w:rPr/>
          <w:delText>.</w:delText>
        </w:r>
      </w:del>
    </w:p>
    <w:p>
      <w:pPr>
        <w:pStyle w:val="9"/>
        <w:numPr>
          <w:ilvl w:val="0"/>
          <w:numId w:val="0"/>
        </w:numPr>
        <w:tabs>
          <w:tab w:val="clear" w:pos="425"/>
        </w:tabs>
      </w:pPr>
    </w:p>
    <w:p>
      <w:pPr>
        <w:pStyle w:val="9"/>
        <w:numPr>
          <w:ilvl w:val="0"/>
          <w:numId w:val="3"/>
        </w:numPr>
        <w:tabs>
          <w:tab w:val="clear" w:pos="425"/>
        </w:tabs>
      </w:pPr>
      <w:r>
        <w:rPr>
          <w:b/>
          <w:bCs/>
        </w:rPr>
        <w:t>Fine motor control</w:t>
      </w:r>
      <w:r>
        <w:t xml:space="preserve">: Hands are incredibly dexterous, which makes them well-suited for performing fine </w:t>
      </w:r>
      <w:r>
        <w:rPr>
          <w:b/>
          <w:bCs/>
        </w:rPr>
        <w:t>motor tasks</w:t>
      </w:r>
      <w:r>
        <w:t xml:space="preserve"> in VR. This can include things such as manipulating small objects, adjusting controls, or typing on a virtual keyboard.</w:t>
      </w:r>
    </w:p>
    <w:p>
      <w:pPr>
        <w:pStyle w:val="9"/>
        <w:numPr>
          <w:ilvl w:val="0"/>
          <w:numId w:val="0"/>
        </w:numPr>
        <w:tabs>
          <w:tab w:val="clear" w:pos="425"/>
        </w:tabs>
      </w:pPr>
    </w:p>
    <w:p>
      <w:pPr>
        <w:pStyle w:val="9"/>
        <w:numPr>
          <w:ilvl w:val="0"/>
          <w:numId w:val="3"/>
        </w:numPr>
        <w:tabs>
          <w:tab w:val="clear" w:pos="425"/>
        </w:tabs>
      </w:pPr>
      <w:r>
        <w:rPr>
          <w:b/>
          <w:bCs/>
        </w:rPr>
        <w:t>Accessibility</w:t>
      </w:r>
      <w:r>
        <w:t>: Using hands as controllers can also make VR more accessible to people with physical disabilities. For example, someone who is unable to grip a controller with their hands may still be able to use hand tracking to interact with objects in a virtual environment.</w:t>
      </w:r>
    </w:p>
    <w:p>
      <w:pPr>
        <w:pStyle w:val="9"/>
        <w:numPr>
          <w:ilvl w:val="0"/>
          <w:numId w:val="0"/>
        </w:numPr>
        <w:tabs>
          <w:tab w:val="clear" w:pos="425"/>
        </w:tabs>
      </w:pPr>
    </w:p>
    <w:p>
      <w:pPr>
        <w:pStyle w:val="9"/>
        <w:numPr>
          <w:ilvl w:val="0"/>
          <w:numId w:val="3"/>
        </w:numPr>
        <w:tabs>
          <w:tab w:val="clear" w:pos="425"/>
        </w:tabs>
      </w:pPr>
      <w:r>
        <w:rPr>
          <w:b/>
          <w:bCs/>
        </w:rPr>
        <w:t>Gesture-based interactions</w:t>
      </w:r>
      <w:r>
        <w:t>:</w:t>
      </w:r>
      <w:r>
        <w:rPr>
          <w:b/>
          <w:bCs/>
        </w:rPr>
        <w:t xml:space="preserve"> </w:t>
      </w:r>
      <w:r>
        <w:t xml:space="preserve">Hands offer a rich vocabulary of gestures that can be used for </w:t>
      </w:r>
      <w:r>
        <w:rPr>
          <w:b/>
          <w:bCs/>
        </w:rPr>
        <w:t>intuitive interactions</w:t>
      </w:r>
      <w:r>
        <w:t xml:space="preserve"> in VR. For example, you can point at objects to select them, grab and move objects with natural hand motions, or make gestures to activate specific features or actions.</w:t>
      </w:r>
    </w:p>
    <w:p>
      <w:pPr>
        <w:pStyle w:val="9"/>
        <w:numPr>
          <w:ilvl w:val="0"/>
          <w:numId w:val="0"/>
        </w:numPr>
        <w:tabs>
          <w:tab w:val="clear" w:pos="425"/>
        </w:tabs>
        <w:rPr>
          <w:b/>
          <w:bCs/>
        </w:rPr>
      </w:pPr>
    </w:p>
    <w:p>
      <w:pPr>
        <w:pStyle w:val="9"/>
        <w:numPr>
          <w:ilvl w:val="0"/>
          <w:numId w:val="3"/>
        </w:numPr>
        <w:tabs>
          <w:tab w:val="clear" w:pos="425"/>
        </w:tabs>
      </w:pPr>
      <w:r>
        <w:rPr>
          <w:b/>
          <w:bCs/>
        </w:rPr>
        <w:t>Faster interaction</w:t>
      </w:r>
      <w:r>
        <w:t>: Using hands as controllers can also allow for faster and more fluid interactions. With</w:t>
      </w:r>
      <w:r>
        <w:rPr>
          <w:b/>
          <w:bCs/>
        </w:rPr>
        <w:t xml:space="preserve"> traditional controllers, </w:t>
      </w:r>
      <w:r>
        <w:t>there can be a delay between the player’s actions and the on-screen response. With hand tracking, the response can be immediate, allowing for more rapid and natural interactions.</w:t>
      </w:r>
    </w:p>
    <w:p>
      <w:pPr>
        <w:pStyle w:val="9"/>
        <w:numPr>
          <w:ilvl w:val="0"/>
          <w:numId w:val="0"/>
        </w:numPr>
        <w:tabs>
          <w:tab w:val="clear" w:pos="425"/>
        </w:tabs>
        <w:rPr>
          <w:b/>
          <w:bCs/>
        </w:rPr>
      </w:pPr>
    </w:p>
    <w:p>
      <w:pPr>
        <w:pStyle w:val="9"/>
        <w:numPr>
          <w:ilvl w:val="0"/>
          <w:numId w:val="3"/>
        </w:numPr>
        <w:tabs>
          <w:tab w:val="clear" w:pos="425"/>
        </w:tabs>
      </w:pPr>
      <w:r>
        <w:rPr>
          <w:b/>
          <w:bCs/>
        </w:rPr>
        <w:t>Reduced cognitive load</w:t>
      </w:r>
      <w:r>
        <w:t xml:space="preserve">: When using traditional controllers in VR, players may have to constantly think about which button or joystick to use for a specific action. With hand tracking, the controls are more </w:t>
      </w:r>
      <w:r>
        <w:rPr>
          <w:b/>
          <w:bCs/>
        </w:rPr>
        <w:t>intuitive, reducing the cognitive</w:t>
      </w:r>
      <w:r>
        <w:t xml:space="preserve"> load and allowing for a more immersive experience.</w:t>
      </w:r>
    </w:p>
    <w:p>
      <w:pPr>
        <w:pStyle w:val="9"/>
        <w:numPr>
          <w:ilvl w:val="0"/>
          <w:numId w:val="0"/>
        </w:numPr>
        <w:tabs>
          <w:tab w:val="clear" w:pos="425"/>
        </w:tabs>
      </w:pPr>
    </w:p>
    <w:p>
      <w:pPr>
        <w:pStyle w:val="9"/>
        <w:numPr>
          <w:ilvl w:val="0"/>
          <w:numId w:val="3"/>
        </w:numPr>
        <w:tabs>
          <w:tab w:val="clear" w:pos="425"/>
        </w:tabs>
      </w:pPr>
      <w:r>
        <w:rPr>
          <w:b/>
          <w:bCs/>
        </w:rPr>
        <w:t>More natural feedback</w:t>
      </w:r>
      <w:r>
        <w:t>: By using hands as controllers, players can receive a more natural feedback when interacting with objects in VR. For example, when you pick up a</w:t>
      </w:r>
      <w:r>
        <w:rPr>
          <w:b/>
          <w:bCs/>
        </w:rPr>
        <w:t xml:space="preserve"> virtual object</w:t>
      </w:r>
      <w:r>
        <w:t>, you can feel the weight and resistance of the object in your hand, which can enhance the sense of presence and immersion.</w:t>
      </w:r>
    </w:p>
    <w:p>
      <w:pPr>
        <w:pStyle w:val="9"/>
        <w:numPr>
          <w:ilvl w:val="0"/>
          <w:numId w:val="0"/>
        </w:numPr>
        <w:tabs>
          <w:tab w:val="clear" w:pos="425"/>
        </w:tabs>
      </w:pPr>
    </w:p>
    <w:p>
      <w:pPr>
        <w:pStyle w:val="9"/>
        <w:numPr>
          <w:ilvl w:val="0"/>
          <w:numId w:val="3"/>
        </w:numPr>
        <w:tabs>
          <w:tab w:val="clear" w:pos="425"/>
        </w:tabs>
      </w:pPr>
      <w:r>
        <w:rPr>
          <w:b/>
          <w:bCs/>
        </w:rPr>
        <w:t>Cost savings</w:t>
      </w:r>
      <w:r>
        <w:t>:</w:t>
      </w:r>
      <w:r>
        <w:rPr>
          <w:b/>
          <w:bCs/>
        </w:rPr>
        <w:t xml:space="preserve"> </w:t>
      </w:r>
      <w:r>
        <w:t xml:space="preserve">Using hands as controllers can also save on hardware costs. Traditional VR controllers can be expensive to manufacture, and they require batteries or other power sources. Hand tracking, on the other hand, can be done using the existing sensors on many </w:t>
      </w:r>
      <w:r>
        <w:rPr>
          <w:b/>
          <w:bCs/>
        </w:rPr>
        <w:t>VR headsets</w:t>
      </w:r>
      <w:r>
        <w:t>, which can save on hardware costs and reduce the requirement for additional batteries.</w:t>
      </w:r>
    </w:p>
    <w:p>
      <w:pPr>
        <w:pStyle w:val="9"/>
        <w:numPr>
          <w:ilvl w:val="0"/>
          <w:numId w:val="0"/>
        </w:numPr>
        <w:rPr>
          <w:lang w:val="en-US"/>
        </w:rPr>
      </w:pPr>
    </w:p>
    <w:p>
      <w:pPr>
        <w:pStyle w:val="9"/>
        <w:numPr>
          <w:ilvl w:val="0"/>
          <w:numId w:val="0"/>
        </w:numPr>
        <w:rPr>
          <w:lang w:val="en-US"/>
        </w:rPr>
      </w:pPr>
    </w:p>
    <w:p>
      <w:pPr>
        <w:pStyle w:val="8"/>
        <w:ind w:left="851" w:hanging="851"/>
        <w:jc w:val="both"/>
        <w:rPr>
          <w:lang w:val="en-US"/>
        </w:rPr>
      </w:pPr>
      <w:r>
        <w:rPr>
          <w:lang w:val="en-US"/>
        </w:rPr>
        <w:t>5.2 What are Hands Prefab in Oculus Interaction SDK?</w:t>
      </w:r>
    </w:p>
    <w:p>
      <w:pPr>
        <w:pStyle w:val="9"/>
        <w:numPr>
          <w:ilvl w:val="0"/>
          <w:numId w:val="0"/>
        </w:numPr>
        <w:rPr>
          <w:lang w:val="en-US"/>
        </w:rPr>
      </w:pPr>
    </w:p>
    <w:p>
      <w:pPr>
        <w:pStyle w:val="9"/>
        <w:numPr>
          <w:ilvl w:val="0"/>
          <w:numId w:val="0"/>
        </w:numPr>
      </w:pPr>
      <w:r>
        <w:t xml:space="preserve">In Unity VR with </w:t>
      </w:r>
      <w:r>
        <w:rPr>
          <w:b/>
          <w:bCs/>
        </w:rPr>
        <w:t>Oculus Integration SDK</w:t>
      </w:r>
      <w:r>
        <w:t xml:space="preserve">, the hands prefab is a pre-made game object that includes a hand model and a script for tracking hand movements and gestures in the </w:t>
      </w:r>
      <w:r>
        <w:rPr>
          <w:b/>
          <w:bCs/>
        </w:rPr>
        <w:t>VR environment</w:t>
      </w:r>
      <w:r>
        <w:t>. The hands prefab is provided by the Oculus Integration SDK as a quick and easy way to add hand tracking and input functionality to your VR project.</w:t>
      </w:r>
    </w:p>
    <w:p>
      <w:pPr>
        <w:pStyle w:val="9"/>
        <w:numPr>
          <w:ilvl w:val="0"/>
          <w:numId w:val="0"/>
        </w:numPr>
        <w:tabs>
          <w:tab w:val="clear" w:pos="425"/>
        </w:tabs>
      </w:pPr>
    </w:p>
    <w:p>
      <w:pPr>
        <w:pStyle w:val="9"/>
        <w:numPr>
          <w:ilvl w:val="0"/>
          <w:numId w:val="0"/>
        </w:numPr>
      </w:pPr>
      <w:r>
        <w:t xml:space="preserve">The hands prefab can be found in the </w:t>
      </w:r>
      <w:r>
        <w:rPr>
          <w:b/>
          <w:bCs/>
        </w:rPr>
        <w:t>Oculus/SampleFramework/Hands</w:t>
      </w:r>
      <w:r>
        <w:t xml:space="preserve"> folder in the project panel. There are three prefabs available:</w:t>
      </w:r>
    </w:p>
    <w:p>
      <w:pPr>
        <w:pStyle w:val="9"/>
        <w:numPr>
          <w:ilvl w:val="0"/>
          <w:numId w:val="0"/>
        </w:numPr>
        <w:tabs>
          <w:tab w:val="clear" w:pos="425"/>
        </w:tabs>
      </w:pPr>
    </w:p>
    <w:p>
      <w:pPr>
        <w:pStyle w:val="9"/>
        <w:numPr>
          <w:ilvl w:val="0"/>
          <w:numId w:val="4"/>
        </w:numPr>
        <w:tabs>
          <w:tab w:val="clear" w:pos="425"/>
        </w:tabs>
      </w:pPr>
      <w:r>
        <w:rPr>
          <w:b/>
          <w:bCs/>
        </w:rPr>
        <w:t>OVRHandPrefab</w:t>
      </w:r>
      <w:r>
        <w:t xml:space="preserve">: This prefab contains a realistic hand model that can be used to represent the player’s hands in the VR environment. It includes a mesh renderer, </w:t>
      </w:r>
      <w:r>
        <w:rPr>
          <w:b/>
          <w:bCs/>
        </w:rPr>
        <w:t xml:space="preserve">an OVRHand </w:t>
      </w:r>
      <w:r>
        <w:t>script, and a set of child objects representing the individual finger joints.</w:t>
      </w:r>
    </w:p>
    <w:p>
      <w:pPr>
        <w:pStyle w:val="9"/>
        <w:numPr>
          <w:ilvl w:val="0"/>
          <w:numId w:val="0"/>
        </w:numPr>
        <w:tabs>
          <w:tab w:val="clear" w:pos="425"/>
        </w:tabs>
        <w:rPr>
          <w:b/>
          <w:bCs/>
        </w:rPr>
      </w:pPr>
    </w:p>
    <w:p>
      <w:pPr>
        <w:pStyle w:val="9"/>
        <w:numPr>
          <w:ilvl w:val="0"/>
          <w:numId w:val="4"/>
        </w:numPr>
        <w:tabs>
          <w:tab w:val="clear" w:pos="425"/>
        </w:tabs>
      </w:pPr>
      <w:r>
        <w:rPr>
          <w:b/>
          <w:bCs/>
        </w:rPr>
        <w:t>OVRCustomSkeletonPrefab</w:t>
      </w:r>
      <w:r>
        <w:t xml:space="preserve">: This prefab contains a </w:t>
      </w:r>
      <w:r>
        <w:rPr>
          <w:b/>
          <w:bCs/>
        </w:rPr>
        <w:t>custom skeleton hand model</w:t>
      </w:r>
      <w:r>
        <w:t xml:space="preserve"> that can be used to create unique hand designs. It includes a mesh renderer, an OVRHand script, and a set of child objects that can be moved and rotated to create a custom hand shape.</w:t>
      </w:r>
    </w:p>
    <w:p>
      <w:pPr>
        <w:pStyle w:val="9"/>
        <w:numPr>
          <w:ilvl w:val="0"/>
          <w:numId w:val="0"/>
        </w:numPr>
        <w:tabs>
          <w:tab w:val="clear" w:pos="425"/>
        </w:tabs>
      </w:pPr>
    </w:p>
    <w:p>
      <w:pPr>
        <w:pStyle w:val="9"/>
        <w:numPr>
          <w:ilvl w:val="0"/>
          <w:numId w:val="4"/>
        </w:numPr>
        <w:tabs>
          <w:tab w:val="clear" w:pos="425"/>
        </w:tabs>
      </w:pPr>
      <w:r>
        <w:rPr>
          <w:b/>
          <w:bCs/>
        </w:rPr>
        <w:t>OVRCustomHandPrefab</w:t>
      </w:r>
      <w:r>
        <w:t xml:space="preserve">: This prefab contains a </w:t>
      </w:r>
      <w:r>
        <w:rPr>
          <w:b/>
          <w:bCs/>
        </w:rPr>
        <w:t>simplified hand model</w:t>
      </w:r>
      <w:r>
        <w:t xml:space="preserve"> that can be used to create custom hand shapes using primitives such as cubes and spheres. It includes a mesh renderer, an OVRHand script, and a set of child objects that can be moved and scaled to create a custom hand shape.</w:t>
      </w:r>
    </w:p>
    <w:p>
      <w:pPr>
        <w:pStyle w:val="9"/>
        <w:numPr>
          <w:ilvl w:val="0"/>
          <w:numId w:val="0"/>
        </w:numPr>
        <w:tabs>
          <w:tab w:val="clear" w:pos="425"/>
        </w:tabs>
      </w:pPr>
    </w:p>
    <w:p>
      <w:pPr>
        <w:pStyle w:val="9"/>
        <w:numPr>
          <w:ilvl w:val="0"/>
          <w:numId w:val="0"/>
        </w:numPr>
      </w:pPr>
      <w:r>
        <w:t xml:space="preserve">The hands prefab can be used to track the </w:t>
      </w:r>
      <w:r>
        <w:rPr>
          <w:b/>
          <w:bCs/>
        </w:rPr>
        <w:t>position and rotation of the player</w:t>
      </w:r>
      <w:r>
        <w:t>’</w:t>
      </w:r>
      <w:r>
        <w:rPr>
          <w:b/>
          <w:bCs/>
        </w:rPr>
        <w:t>s hands</w:t>
      </w:r>
      <w:r>
        <w:t xml:space="preserve"> in the VR environment and to detect hand gestures such as grabbing and releasing objects. The OVRHand script attached to the hands prefab provides a set of public functions and events that can be used to customize the hand tracking and input functionality to fit your specific requirements.</w:t>
      </w:r>
    </w:p>
    <w:p>
      <w:pPr>
        <w:pStyle w:val="9"/>
        <w:numPr>
          <w:ilvl w:val="0"/>
          <w:numId w:val="0"/>
        </w:numPr>
        <w:tabs>
          <w:tab w:val="clear" w:pos="425"/>
        </w:tabs>
      </w:pPr>
    </w:p>
    <w:p>
      <w:pPr>
        <w:pStyle w:val="8"/>
        <w:jc w:val="both"/>
      </w:pPr>
      <w:r>
        <w:rPr>
          <w:lang w:val="en-US"/>
        </w:rPr>
        <w:t xml:space="preserve">5.3 </w:t>
      </w:r>
      <w:r>
        <w:t>Convert Hands as Controllers</w:t>
      </w:r>
    </w:p>
    <w:p>
      <w:pPr>
        <w:pStyle w:val="9"/>
        <w:numPr>
          <w:ilvl w:val="0"/>
          <w:numId w:val="0"/>
        </w:numPr>
        <w:rPr>
          <w:lang w:val="en-US"/>
        </w:rPr>
      </w:pPr>
      <w:r>
        <w:rPr>
          <w:lang w:val="en-US"/>
        </w:rPr>
        <w:t>Converting hands into controllers in Unity involves using hand-tracking technology to track the movements and gestures of the user’s hands, and then mapping those movements and gestures to virtual controller inputs that can be used to interact with virtual objects in a Unity scene.</w:t>
      </w:r>
    </w:p>
    <w:p>
      <w:pPr>
        <w:pStyle w:val="9"/>
        <w:numPr>
          <w:ilvl w:val="0"/>
          <w:numId w:val="0"/>
        </w:numPr>
        <w:rPr>
          <w:lang w:val="en-US"/>
        </w:rPr>
      </w:pPr>
    </w:p>
    <w:p>
      <w:pPr>
        <w:pStyle w:val="9"/>
        <w:numPr>
          <w:ilvl w:val="0"/>
          <w:numId w:val="0"/>
        </w:numPr>
        <w:rPr>
          <w:lang w:val="en-US"/>
        </w:rPr>
      </w:pPr>
      <w:r>
        <w:rPr>
          <w:lang w:val="en-US"/>
        </w:rPr>
        <w:t>The steps to convert hands as controller are:</w:t>
      </w:r>
    </w:p>
    <w:p>
      <w:pPr>
        <w:pStyle w:val="9"/>
        <w:numPr>
          <w:ilvl w:val="0"/>
          <w:numId w:val="0"/>
        </w:numPr>
        <w:rPr>
          <w:lang w:val="en-US"/>
        </w:rPr>
      </w:pPr>
    </w:p>
    <w:p>
      <w:pPr>
        <w:pStyle w:val="9"/>
        <w:numPr>
          <w:ilvl w:val="0"/>
          <w:numId w:val="0"/>
        </w:numPr>
        <w:rPr>
          <w:lang w:val="en-US"/>
        </w:rPr>
      </w:pPr>
      <w:r>
        <w:rPr>
          <w:b/>
          <w:bCs/>
          <w:lang w:val="en-US"/>
        </w:rPr>
        <w:t>Step 1</w:t>
      </w:r>
      <w:r>
        <w:rPr>
          <w:lang w:val="en-US"/>
        </w:rPr>
        <w:t>: Search and add</w:t>
      </w:r>
      <w:r>
        <w:rPr>
          <w:b/>
          <w:bCs/>
          <w:lang w:val="en-US"/>
        </w:rPr>
        <w:t xml:space="preserve"> OVRPlayerController </w:t>
      </w:r>
      <w:r>
        <w:rPr>
          <w:lang w:val="en-US"/>
        </w:rPr>
        <w:t>in the scene as shown in Figure 5.2.</w:t>
      </w:r>
    </w:p>
    <w:p>
      <w:pPr>
        <w:pStyle w:val="9"/>
        <w:numPr>
          <w:ilvl w:val="0"/>
          <w:numId w:val="0"/>
        </w:numPr>
        <w:rPr>
          <w:lang w:val="en-US"/>
        </w:rPr>
      </w:pPr>
    </w:p>
    <w:p>
      <w:pPr>
        <w:pStyle w:val="9"/>
        <w:numPr>
          <w:ilvl w:val="0"/>
          <w:numId w:val="0"/>
        </w:numPr>
        <w:jc w:val="center"/>
        <w:rPr>
          <w:b/>
          <w:bCs/>
          <w:lang w:val="en-US"/>
        </w:rPr>
      </w:pPr>
      <w:r>
        <w:rPr>
          <w:b/>
          <w:bCs/>
        </w:rPr>
        <w:drawing>
          <wp:anchor distT="0" distB="0" distL="118745" distR="118745" simplePos="0" relativeHeight="251659264" behindDoc="0" locked="0" layoutInCell="1" allowOverlap="1">
            <wp:simplePos x="0" y="0"/>
            <wp:positionH relativeFrom="margin">
              <wp:align>center</wp:align>
            </wp:positionH>
            <wp:positionV relativeFrom="paragraph">
              <wp:posOffset>0</wp:posOffset>
            </wp:positionV>
            <wp:extent cx="5273675" cy="1311910"/>
            <wp:effectExtent l="0" t="0" r="3175" b="254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5273675" cy="1311910"/>
                    </a:xfrm>
                    <a:prstGeom prst="rect">
                      <a:avLst/>
                    </a:prstGeom>
                    <a:noFill/>
                    <a:ln>
                      <a:noFill/>
                    </a:ln>
                  </pic:spPr>
                </pic:pic>
              </a:graphicData>
            </a:graphic>
          </wp:anchor>
        </w:drawing>
      </w:r>
      <w:r>
        <w:rPr>
          <w:b/>
          <w:bCs/>
          <w:lang w:val="en-US"/>
        </w:rPr>
        <w:t>Fig 5.2: Search OVRPlayerController</w:t>
      </w:r>
    </w:p>
    <w:p>
      <w:pPr>
        <w:pStyle w:val="9"/>
        <w:numPr>
          <w:ilvl w:val="0"/>
          <w:numId w:val="0"/>
        </w:numPr>
        <w:rPr>
          <w:lang w:val="en-US"/>
        </w:rPr>
      </w:pPr>
    </w:p>
    <w:p>
      <w:pPr>
        <w:pStyle w:val="9"/>
        <w:numPr>
          <w:ilvl w:val="0"/>
          <w:numId w:val="0"/>
        </w:numPr>
        <w:rPr>
          <w:lang w:val="en-US"/>
        </w:rPr>
      </w:pPr>
    </w:p>
    <w:p>
      <w:pPr>
        <w:pStyle w:val="9"/>
        <w:numPr>
          <w:ilvl w:val="0"/>
          <w:numId w:val="0"/>
        </w:numPr>
      </w:pPr>
      <w:r>
        <w:rPr>
          <w:b/>
          <w:bCs/>
          <w:lang w:val="en-US"/>
        </w:rPr>
        <w:t>Step 2</w:t>
      </w:r>
      <w:r>
        <w:rPr>
          <w:lang w:val="en-US"/>
        </w:rPr>
        <w:t xml:space="preserve">: </w:t>
      </w:r>
      <w:r>
        <w:t xml:space="preserve">Add the </w:t>
      </w:r>
      <w:r>
        <w:rPr>
          <w:b/>
          <w:bCs/>
        </w:rPr>
        <w:t>OVRCameraRig</w:t>
      </w:r>
      <w:r>
        <w:t xml:space="preserve"> prefab to your scene. This prefab provides a set of cameras that can be used to render the VR environment</w:t>
      </w:r>
      <w:r>
        <w:rPr>
          <w:lang w:val="en-US"/>
        </w:rPr>
        <w:t xml:space="preserve"> as shown in Figure 5.3</w:t>
      </w:r>
      <w:r>
        <w:t>.</w:t>
      </w:r>
    </w:p>
    <w:p>
      <w:pPr>
        <w:pStyle w:val="9"/>
        <w:numPr>
          <w:ilvl w:val="0"/>
          <w:numId w:val="0"/>
        </w:numPr>
      </w:pPr>
    </w:p>
    <w:p>
      <w:pPr>
        <w:pStyle w:val="9"/>
        <w:numPr>
          <w:ilvl w:val="0"/>
          <w:numId w:val="0"/>
        </w:numPr>
      </w:pPr>
    </w:p>
    <w:p>
      <w:pPr>
        <w:pStyle w:val="9"/>
        <w:numPr>
          <w:ilvl w:val="0"/>
          <w:numId w:val="0"/>
        </w:numPr>
      </w:pPr>
    </w:p>
    <w:p>
      <w:pPr>
        <w:pStyle w:val="9"/>
        <w:numPr>
          <w:ilvl w:val="0"/>
          <w:numId w:val="0"/>
        </w:numPr>
        <w:rPr>
          <w:lang w:val="en-US"/>
        </w:rPr>
      </w:pPr>
    </w:p>
    <w:p>
      <w:pPr>
        <w:pStyle w:val="9"/>
        <w:numPr>
          <w:ilvl w:val="0"/>
          <w:numId w:val="0"/>
        </w:numPr>
        <w:rPr>
          <w:lang w:val="en-US"/>
        </w:rPr>
      </w:pPr>
      <w:r>
        <w:drawing>
          <wp:anchor distT="0" distB="0" distL="118745" distR="118745" simplePos="0" relativeHeight="251660288" behindDoc="0" locked="0" layoutInCell="1" allowOverlap="1">
            <wp:simplePos x="0" y="0"/>
            <wp:positionH relativeFrom="margin">
              <wp:align>center</wp:align>
            </wp:positionH>
            <wp:positionV relativeFrom="paragraph">
              <wp:posOffset>56515</wp:posOffset>
            </wp:positionV>
            <wp:extent cx="2430780" cy="3733800"/>
            <wp:effectExtent l="0" t="0" r="7620" b="0"/>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2430780" cy="3733800"/>
                    </a:xfrm>
                    <a:prstGeom prst="rect">
                      <a:avLst/>
                    </a:prstGeom>
                    <a:noFill/>
                    <a:ln>
                      <a:noFill/>
                    </a:ln>
                  </pic:spPr>
                </pic:pic>
              </a:graphicData>
            </a:graphic>
          </wp:anchor>
        </w:drawing>
      </w:r>
    </w:p>
    <w:p>
      <w:pPr>
        <w:pStyle w:val="9"/>
        <w:numPr>
          <w:ilvl w:val="0"/>
          <w:numId w:val="0"/>
        </w:numPr>
        <w:jc w:val="center"/>
        <w:rPr>
          <w:b/>
          <w:bCs/>
          <w:lang w:val="en-US"/>
        </w:rPr>
      </w:pPr>
      <w:r>
        <w:rPr>
          <w:b/>
          <w:bCs/>
          <w:lang w:val="en-US"/>
        </w:rPr>
        <w:t>Figure 5.3: Adding OVRCameraRig in Scene</w:t>
      </w:r>
    </w:p>
    <w:p>
      <w:pPr>
        <w:pStyle w:val="9"/>
        <w:numPr>
          <w:ilvl w:val="0"/>
          <w:numId w:val="0"/>
        </w:numPr>
        <w:rPr>
          <w:lang w:val="en-US"/>
        </w:rPr>
      </w:pPr>
    </w:p>
    <w:p>
      <w:pPr>
        <w:pStyle w:val="9"/>
        <w:numPr>
          <w:ilvl w:val="0"/>
          <w:numId w:val="0"/>
        </w:numPr>
        <w:rPr>
          <w:lang w:val="en-US"/>
        </w:rPr>
      </w:pPr>
    </w:p>
    <w:p>
      <w:pPr>
        <w:pStyle w:val="9"/>
        <w:numPr>
          <w:ilvl w:val="0"/>
          <w:numId w:val="0"/>
        </w:numPr>
        <w:rPr>
          <w:lang w:val="en-US"/>
        </w:rPr>
      </w:pPr>
    </w:p>
    <w:p>
      <w:pPr>
        <w:pStyle w:val="9"/>
        <w:numPr>
          <w:ilvl w:val="0"/>
          <w:numId w:val="0"/>
        </w:numPr>
        <w:rPr>
          <w:lang w:val="en-US"/>
        </w:rPr>
      </w:pPr>
    </w:p>
    <w:p>
      <w:pPr>
        <w:pStyle w:val="9"/>
        <w:numPr>
          <w:ilvl w:val="0"/>
          <w:numId w:val="0"/>
        </w:numPr>
        <w:rPr>
          <w:lang w:val="en-US"/>
        </w:rPr>
      </w:pPr>
    </w:p>
    <w:p>
      <w:pPr>
        <w:pStyle w:val="9"/>
        <w:numPr>
          <w:ilvl w:val="0"/>
          <w:numId w:val="0"/>
        </w:numPr>
        <w:rPr>
          <w:lang w:val="en-US"/>
        </w:rPr>
      </w:pPr>
    </w:p>
    <w:p>
      <w:pPr>
        <w:pStyle w:val="9"/>
        <w:numPr>
          <w:ilvl w:val="0"/>
          <w:numId w:val="0"/>
        </w:numPr>
        <w:rPr>
          <w:rStyle w:val="13"/>
        </w:rPr>
      </w:pPr>
      <w:r>
        <w:rPr>
          <w:rStyle w:val="13"/>
          <w:b/>
          <w:bCs/>
        </w:rPr>
        <w:t>Step 3</w:t>
      </w:r>
      <w:r>
        <w:rPr>
          <w:rStyle w:val="13"/>
        </w:rPr>
        <w:t xml:space="preserve">: Select the left and right touch controller objects in the </w:t>
      </w:r>
      <w:r>
        <w:rPr>
          <w:rStyle w:val="13"/>
          <w:b/>
          <w:bCs/>
        </w:rPr>
        <w:t>OVRPlayerController</w:t>
      </w:r>
      <w:r>
        <w:rPr>
          <w:rStyle w:val="13"/>
        </w:rPr>
        <w:t xml:space="preserve"> prefab as shown in Figure 5.4.</w:t>
      </w:r>
    </w:p>
    <w:p>
      <w:pPr>
        <w:pStyle w:val="9"/>
        <w:numPr>
          <w:ilvl w:val="0"/>
          <w:numId w:val="0"/>
        </w:numPr>
        <w:rPr>
          <w:rStyle w:val="13"/>
        </w:rPr>
      </w:pPr>
    </w:p>
    <w:p>
      <w:pPr>
        <w:pStyle w:val="9"/>
        <w:numPr>
          <w:ilvl w:val="0"/>
          <w:numId w:val="0"/>
        </w:numPr>
        <w:rPr>
          <w:rStyle w:val="13"/>
        </w:rPr>
      </w:pPr>
      <w:r>
        <w:drawing>
          <wp:anchor distT="0" distB="0" distL="118745" distR="118745" simplePos="0" relativeHeight="251661312" behindDoc="0" locked="0" layoutInCell="1" allowOverlap="1">
            <wp:simplePos x="0" y="0"/>
            <wp:positionH relativeFrom="margin">
              <wp:align>center</wp:align>
            </wp:positionH>
            <wp:positionV relativeFrom="paragraph">
              <wp:posOffset>47625</wp:posOffset>
            </wp:positionV>
            <wp:extent cx="2293620" cy="2286000"/>
            <wp:effectExtent l="0" t="0" r="0" b="0"/>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2293620" cy="2286000"/>
                    </a:xfrm>
                    <a:prstGeom prst="rect">
                      <a:avLst/>
                    </a:prstGeom>
                    <a:noFill/>
                    <a:ln>
                      <a:noFill/>
                    </a:ln>
                  </pic:spPr>
                </pic:pic>
              </a:graphicData>
            </a:graphic>
          </wp:anchor>
        </w:drawing>
      </w:r>
    </w:p>
    <w:p>
      <w:pPr>
        <w:pStyle w:val="9"/>
        <w:numPr>
          <w:ilvl w:val="0"/>
          <w:numId w:val="0"/>
        </w:numPr>
        <w:jc w:val="center"/>
        <w:rPr>
          <w:rStyle w:val="13"/>
          <w:b/>
          <w:bCs/>
        </w:rPr>
      </w:pPr>
      <w:r>
        <w:rPr>
          <w:rStyle w:val="13"/>
          <w:b/>
          <w:bCs/>
        </w:rPr>
        <w:t xml:space="preserve">Figure 5.4: OVRPlayercontroller </w:t>
      </w:r>
      <w:r>
        <w:rPr>
          <w:b/>
          <w:bCs/>
          <w:lang w:val="en-US"/>
        </w:rPr>
        <w:t xml:space="preserve"> </w:t>
      </w:r>
      <w:r>
        <w:rPr>
          <w:b/>
          <w:bCs/>
        </w:rPr>
        <w:t>→</w:t>
      </w:r>
      <w:r>
        <w:rPr>
          <w:b/>
          <w:bCs/>
          <w:lang w:val="en-US"/>
        </w:rPr>
        <w:t xml:space="preserve"> Left and RightControllerAnchor</w:t>
      </w:r>
    </w:p>
    <w:p>
      <w:pPr>
        <w:pStyle w:val="9"/>
        <w:numPr>
          <w:ilvl w:val="0"/>
          <w:numId w:val="0"/>
        </w:numPr>
        <w:rPr>
          <w:rStyle w:val="13"/>
        </w:rPr>
      </w:pPr>
    </w:p>
    <w:p>
      <w:pPr>
        <w:pStyle w:val="9"/>
        <w:numPr>
          <w:ilvl w:val="0"/>
          <w:numId w:val="0"/>
        </w:numPr>
        <w:rPr>
          <w:rStyle w:val="13"/>
        </w:rPr>
      </w:pPr>
      <w:r>
        <w:rPr>
          <w:rStyle w:val="13"/>
          <w:b/>
          <w:bCs/>
        </w:rPr>
        <w:t>Step 4</w:t>
      </w:r>
      <w:r>
        <w:rPr>
          <w:rStyle w:val="13"/>
        </w:rPr>
        <w:t>:</w:t>
      </w:r>
      <w:r>
        <w:rPr>
          <w:rStyle w:val="13"/>
          <w:b/>
          <w:bCs/>
        </w:rPr>
        <w:t xml:space="preserve"> </w:t>
      </w:r>
      <w:r>
        <w:rPr>
          <w:rStyle w:val="13"/>
        </w:rPr>
        <w:t xml:space="preserve">Search for </w:t>
      </w:r>
      <w:r>
        <w:rPr>
          <w:rStyle w:val="13"/>
          <w:b/>
          <w:bCs/>
        </w:rPr>
        <w:t>OVRHands</w:t>
      </w:r>
      <w:r>
        <w:rPr>
          <w:rStyle w:val="13"/>
        </w:rPr>
        <w:t xml:space="preserve"> in search panel as shown in Figure 5.5.</w:t>
      </w:r>
    </w:p>
    <w:p>
      <w:pPr>
        <w:pStyle w:val="9"/>
        <w:numPr>
          <w:ilvl w:val="0"/>
          <w:numId w:val="0"/>
        </w:numPr>
        <w:rPr>
          <w:rStyle w:val="13"/>
        </w:rPr>
      </w:pPr>
    </w:p>
    <w:p>
      <w:pPr>
        <w:pStyle w:val="9"/>
        <w:numPr>
          <w:ilvl w:val="0"/>
          <w:numId w:val="0"/>
        </w:numPr>
        <w:rPr>
          <w:rStyle w:val="13"/>
        </w:rPr>
      </w:pPr>
    </w:p>
    <w:p>
      <w:pPr>
        <w:pStyle w:val="9"/>
        <w:numPr>
          <w:ilvl w:val="0"/>
          <w:numId w:val="0"/>
        </w:numPr>
        <w:jc w:val="center"/>
        <w:rPr>
          <w:rStyle w:val="13"/>
        </w:rPr>
      </w:pPr>
      <w:r>
        <w:drawing>
          <wp:inline distT="0" distB="0" distL="114300" distR="114300">
            <wp:extent cx="5267960" cy="1565275"/>
            <wp:effectExtent l="0" t="0" r="5080" b="444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5267960" cy="1565275"/>
                    </a:xfrm>
                    <a:prstGeom prst="rect">
                      <a:avLst/>
                    </a:prstGeom>
                    <a:noFill/>
                    <a:ln>
                      <a:noFill/>
                    </a:ln>
                  </pic:spPr>
                </pic:pic>
              </a:graphicData>
            </a:graphic>
          </wp:inline>
        </w:drawing>
      </w:r>
    </w:p>
    <w:p>
      <w:pPr>
        <w:pStyle w:val="9"/>
        <w:numPr>
          <w:ilvl w:val="0"/>
          <w:numId w:val="0"/>
        </w:numPr>
        <w:ind w:firstLine="120" w:firstLineChars="50"/>
        <w:jc w:val="center"/>
        <w:rPr>
          <w:b/>
          <w:bCs/>
          <w:lang w:val="en-US"/>
        </w:rPr>
      </w:pPr>
      <w:r>
        <w:rPr>
          <w:b/>
          <w:bCs/>
          <w:lang w:val="en-US"/>
        </w:rPr>
        <w:t>Figure 5.5: OVRHands Search in Search Panel</w:t>
      </w:r>
    </w:p>
    <w:p>
      <w:pPr>
        <w:pStyle w:val="9"/>
        <w:numPr>
          <w:ilvl w:val="0"/>
          <w:numId w:val="0"/>
        </w:numPr>
      </w:pPr>
    </w:p>
    <w:p>
      <w:pPr>
        <w:pStyle w:val="9"/>
        <w:numPr>
          <w:ilvl w:val="0"/>
          <w:numId w:val="0"/>
        </w:numPr>
        <w:rPr>
          <w:bCs/>
          <w:lang w:val="en-US"/>
        </w:rPr>
      </w:pPr>
      <w:r>
        <w:rPr>
          <w:b/>
          <w:bCs/>
          <w:lang w:val="en-US"/>
        </w:rPr>
        <w:t>Step 5</w:t>
      </w:r>
      <w:r>
        <w:rPr>
          <w:lang w:val="en-US"/>
        </w:rPr>
        <w:t>: Drag the</w:t>
      </w:r>
      <w:r>
        <w:t xml:space="preserve"> </w:t>
      </w:r>
      <w:r>
        <w:rPr>
          <w:b/>
          <w:bCs/>
        </w:rPr>
        <w:t>OVRHand</w:t>
      </w:r>
      <w:r>
        <w:t xml:space="preserve"> component to each of the controller objects. This component provides </w:t>
      </w:r>
      <w:r>
        <w:rPr>
          <w:b/>
          <w:bCs/>
        </w:rPr>
        <w:t>hand tracking functionality</w:t>
      </w:r>
      <w:r>
        <w:t xml:space="preserve"> to the controller objects.</w:t>
      </w:r>
      <w:r>
        <w:rPr>
          <w:b/>
          <w:bCs/>
          <w:lang w:val="en-US"/>
        </w:rPr>
        <w:t xml:space="preserve"> </w:t>
      </w:r>
      <w:r>
        <w:rPr>
          <w:bCs/>
          <w:lang w:val="en-US"/>
        </w:rPr>
        <w:t>Figure 5.6 shows OVRHand Controller added in scene.</w:t>
      </w:r>
    </w:p>
    <w:p>
      <w:pPr>
        <w:pStyle w:val="9"/>
        <w:numPr>
          <w:ilvl w:val="0"/>
          <w:numId w:val="0"/>
        </w:numPr>
      </w:pPr>
    </w:p>
    <w:p>
      <w:pPr>
        <w:pStyle w:val="9"/>
        <w:numPr>
          <w:ilvl w:val="0"/>
          <w:numId w:val="0"/>
        </w:numPr>
      </w:pPr>
    </w:p>
    <w:p>
      <w:pPr>
        <w:pStyle w:val="9"/>
        <w:numPr>
          <w:ilvl w:val="0"/>
          <w:numId w:val="0"/>
        </w:numPr>
      </w:pPr>
    </w:p>
    <w:p>
      <w:pPr>
        <w:pStyle w:val="9"/>
        <w:numPr>
          <w:ilvl w:val="0"/>
          <w:numId w:val="0"/>
        </w:numPr>
        <w:jc w:val="center"/>
      </w:pPr>
      <w:r>
        <w:drawing>
          <wp:inline distT="0" distB="0" distL="114300" distR="114300">
            <wp:extent cx="5271135" cy="2051685"/>
            <wp:effectExtent l="0" t="0" r="1905" b="571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5271135" cy="2051685"/>
                    </a:xfrm>
                    <a:prstGeom prst="rect">
                      <a:avLst/>
                    </a:prstGeom>
                    <a:noFill/>
                    <a:ln>
                      <a:noFill/>
                    </a:ln>
                  </pic:spPr>
                </pic:pic>
              </a:graphicData>
            </a:graphic>
          </wp:inline>
        </w:drawing>
      </w:r>
    </w:p>
    <w:p>
      <w:pPr>
        <w:pStyle w:val="9"/>
        <w:numPr>
          <w:ilvl w:val="0"/>
          <w:numId w:val="0"/>
        </w:numPr>
        <w:jc w:val="center"/>
        <w:rPr>
          <w:b/>
          <w:bCs/>
          <w:lang w:val="en-US"/>
        </w:rPr>
      </w:pPr>
      <w:r>
        <w:rPr>
          <w:b/>
          <w:bCs/>
          <w:lang w:val="en-US"/>
        </w:rPr>
        <w:t>Figure 5.6: OVRHand Controller Added in Scene</w:t>
      </w:r>
    </w:p>
    <w:p>
      <w:pPr>
        <w:pStyle w:val="9"/>
        <w:numPr>
          <w:ilvl w:val="0"/>
          <w:numId w:val="0"/>
        </w:numPr>
        <w:rPr>
          <w:lang w:val="en-US"/>
        </w:rPr>
      </w:pPr>
    </w:p>
    <w:p>
      <w:pPr>
        <w:pStyle w:val="9"/>
        <w:numPr>
          <w:ilvl w:val="0"/>
          <w:numId w:val="0"/>
        </w:numPr>
      </w:pPr>
      <w:r>
        <w:rPr>
          <w:b/>
          <w:bCs/>
          <w:lang w:val="en-US"/>
        </w:rPr>
        <w:t>Step 6</w:t>
      </w:r>
      <w:r>
        <w:rPr>
          <w:lang w:val="en-US"/>
        </w:rPr>
        <w:t>:</w:t>
      </w:r>
      <w:r>
        <w:rPr>
          <w:b/>
          <w:bCs/>
          <w:lang w:val="en-US"/>
        </w:rPr>
        <w:t xml:space="preserve"> </w:t>
      </w:r>
      <w:r>
        <w:t xml:space="preserve">Set the hand property of each </w:t>
      </w:r>
      <w:r>
        <w:rPr>
          <w:b/>
          <w:bCs/>
        </w:rPr>
        <w:t xml:space="preserve">OVRHand </w:t>
      </w:r>
      <w:r>
        <w:t>component to the appropriate hand (Left for the left controller and Right for the right controller)</w:t>
      </w:r>
      <w:r>
        <w:rPr>
          <w:lang w:val="en-US"/>
        </w:rPr>
        <w:t xml:space="preserve"> as shown in Figure 5.7</w:t>
      </w:r>
      <w:r>
        <w:t>.</w:t>
      </w:r>
    </w:p>
    <w:p>
      <w:pPr>
        <w:pStyle w:val="9"/>
        <w:numPr>
          <w:ilvl w:val="0"/>
          <w:numId w:val="0"/>
        </w:numPr>
      </w:pPr>
    </w:p>
    <w:p>
      <w:pPr>
        <w:pStyle w:val="9"/>
        <w:numPr>
          <w:ilvl w:val="0"/>
          <w:numId w:val="0"/>
        </w:numPr>
      </w:pPr>
    </w:p>
    <w:p>
      <w:pPr>
        <w:pStyle w:val="9"/>
        <w:numPr>
          <w:ilvl w:val="0"/>
          <w:numId w:val="0"/>
        </w:numPr>
        <w:jc w:val="center"/>
      </w:pPr>
      <w:r>
        <w:drawing>
          <wp:inline distT="0" distB="0" distL="114300" distR="114300">
            <wp:extent cx="5274310" cy="2785110"/>
            <wp:effectExtent l="0" t="0" r="1397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5"/>
                    <a:stretch>
                      <a:fillRect/>
                    </a:stretch>
                  </pic:blipFill>
                  <pic:spPr>
                    <a:xfrm>
                      <a:off x="0" y="0"/>
                      <a:ext cx="5274310" cy="2785110"/>
                    </a:xfrm>
                    <a:prstGeom prst="rect">
                      <a:avLst/>
                    </a:prstGeom>
                    <a:noFill/>
                    <a:ln>
                      <a:noFill/>
                    </a:ln>
                  </pic:spPr>
                </pic:pic>
              </a:graphicData>
            </a:graphic>
          </wp:inline>
        </w:drawing>
      </w:r>
    </w:p>
    <w:p>
      <w:pPr>
        <w:pStyle w:val="9"/>
        <w:numPr>
          <w:ilvl w:val="0"/>
          <w:numId w:val="0"/>
        </w:numPr>
        <w:jc w:val="center"/>
        <w:rPr>
          <w:b/>
          <w:bCs/>
          <w:lang w:val="en-US"/>
        </w:rPr>
      </w:pPr>
      <w:r>
        <w:rPr>
          <w:b/>
          <w:bCs/>
          <w:lang w:val="en-US"/>
        </w:rPr>
        <w:t>Figure 5.7: OVRHand Property Set Up to Each Hand</w:t>
      </w:r>
    </w:p>
    <w:p>
      <w:pPr>
        <w:pStyle w:val="9"/>
        <w:numPr>
          <w:ilvl w:val="0"/>
          <w:numId w:val="0"/>
        </w:numPr>
        <w:rPr>
          <w:lang w:val="en-US"/>
        </w:rPr>
      </w:pPr>
    </w:p>
    <w:p>
      <w:pPr>
        <w:pStyle w:val="9"/>
        <w:numPr>
          <w:ilvl w:val="0"/>
          <w:numId w:val="0"/>
        </w:numPr>
        <w:rPr>
          <w:lang w:val="en-US"/>
        </w:rPr>
      </w:pPr>
    </w:p>
    <w:p>
      <w:pPr>
        <w:pStyle w:val="9"/>
        <w:numPr>
          <w:ilvl w:val="0"/>
          <w:numId w:val="0"/>
        </w:numPr>
        <w:rPr>
          <w:lang w:val="en-US"/>
        </w:rPr>
      </w:pPr>
    </w:p>
    <w:p>
      <w:pPr>
        <w:pStyle w:val="9"/>
        <w:numPr>
          <w:ilvl w:val="0"/>
          <w:numId w:val="0"/>
        </w:numPr>
        <w:rPr>
          <w:lang w:val="en-US"/>
        </w:rPr>
      </w:pPr>
    </w:p>
    <w:p>
      <w:pPr>
        <w:pStyle w:val="9"/>
        <w:numPr>
          <w:ilvl w:val="0"/>
          <w:numId w:val="0"/>
        </w:numPr>
        <w:rPr>
          <w:lang w:val="en-US"/>
        </w:rPr>
      </w:pPr>
    </w:p>
    <w:p>
      <w:pPr>
        <w:pStyle w:val="9"/>
        <w:numPr>
          <w:ilvl w:val="0"/>
          <w:numId w:val="0"/>
        </w:numPr>
        <w:rPr>
          <w:lang w:val="en-US"/>
        </w:rPr>
      </w:pPr>
    </w:p>
    <w:p>
      <w:pPr>
        <w:pStyle w:val="9"/>
        <w:numPr>
          <w:ilvl w:val="0"/>
          <w:numId w:val="0"/>
        </w:numPr>
        <w:rPr>
          <w:lang w:val="en-US"/>
        </w:rPr>
      </w:pPr>
    </w:p>
    <w:p>
      <w:pPr>
        <w:pStyle w:val="9"/>
        <w:numPr>
          <w:ilvl w:val="0"/>
          <w:numId w:val="0"/>
        </w:numPr>
        <w:rPr>
          <w:lang w:val="en-US"/>
        </w:rPr>
      </w:pPr>
    </w:p>
    <w:p>
      <w:pPr>
        <w:pStyle w:val="9"/>
        <w:numPr>
          <w:ilvl w:val="0"/>
          <w:numId w:val="0"/>
        </w:numPr>
        <w:rPr>
          <w:lang w:val="en-US"/>
        </w:rPr>
      </w:pPr>
    </w:p>
    <w:p>
      <w:pPr>
        <w:pStyle w:val="9"/>
        <w:numPr>
          <w:ilvl w:val="0"/>
          <w:numId w:val="0"/>
        </w:numPr>
        <w:rPr>
          <w:lang w:val="en-US"/>
        </w:rPr>
      </w:pPr>
    </w:p>
    <w:p>
      <w:pPr>
        <w:pStyle w:val="9"/>
        <w:numPr>
          <w:ilvl w:val="0"/>
          <w:numId w:val="0"/>
        </w:numPr>
        <w:rPr>
          <w:lang w:val="en-US"/>
        </w:rPr>
      </w:pPr>
    </w:p>
    <w:p>
      <w:pPr>
        <w:pStyle w:val="9"/>
        <w:numPr>
          <w:ilvl w:val="0"/>
          <w:numId w:val="0"/>
        </w:numPr>
        <w:rPr>
          <w:lang w:val="en-US"/>
        </w:rPr>
      </w:pPr>
      <w:r>
        <w:rPr>
          <w:b/>
          <w:bCs/>
          <w:lang w:val="en-US"/>
        </w:rPr>
        <w:t>Step 7</w:t>
      </w:r>
      <w:r>
        <w:rPr>
          <w:lang w:val="en-US"/>
        </w:rPr>
        <w:t>:</w:t>
      </w:r>
      <w:r>
        <w:rPr>
          <w:b/>
          <w:bCs/>
          <w:lang w:val="en-US"/>
        </w:rPr>
        <w:t xml:space="preserve"> </w:t>
      </w:r>
      <w:r>
        <w:rPr>
          <w:lang w:val="en-US"/>
        </w:rPr>
        <w:t xml:space="preserve">Create a new C# Script named </w:t>
      </w:r>
      <w:r>
        <w:rPr>
          <w:rFonts w:ascii="Courier New" w:hAnsi="Courier New" w:cs="Courier New"/>
          <w:b/>
          <w:bCs/>
          <w:lang w:val="en-US"/>
        </w:rPr>
        <w:t>HandController.cs</w:t>
      </w:r>
      <w:r>
        <w:rPr>
          <w:lang w:val="en-US"/>
        </w:rPr>
        <w:t xml:space="preserve">. Right-click the </w:t>
      </w:r>
      <w:r>
        <w:rPr>
          <w:b/>
          <w:bCs/>
          <w:lang w:val="en-US"/>
        </w:rPr>
        <w:t xml:space="preserve">Create </w:t>
      </w:r>
      <w:r>
        <w:rPr>
          <w:b/>
          <w:bCs/>
        </w:rPr>
        <w:t>→</w:t>
      </w:r>
      <w:r>
        <w:rPr>
          <w:b/>
          <w:bCs/>
          <w:lang w:val="en-US"/>
        </w:rPr>
        <w:t xml:space="preserve"> C# Script </w:t>
      </w:r>
      <w:r>
        <w:rPr>
          <w:lang w:val="en-US"/>
        </w:rPr>
        <w:t>as shown in Figure 5.8.</w:t>
      </w:r>
    </w:p>
    <w:p>
      <w:pPr>
        <w:pStyle w:val="9"/>
        <w:numPr>
          <w:ilvl w:val="0"/>
          <w:numId w:val="0"/>
        </w:numPr>
        <w:rPr>
          <w:rFonts w:ascii="Twentieth Century" w:hAnsi="Twentieth Century" w:eastAsia="Twentieth Century" w:cs="Twentieth Century"/>
          <w:color w:val="2E75B5"/>
          <w:sz w:val="44"/>
          <w:szCs w:val="44"/>
        </w:rPr>
      </w:pPr>
    </w:p>
    <w:p>
      <w:pPr>
        <w:pStyle w:val="9"/>
        <w:numPr>
          <w:ilvl w:val="0"/>
          <w:numId w:val="0"/>
        </w:numPr>
        <w:jc w:val="center"/>
        <w:rPr>
          <w:rFonts w:ascii="Twentieth Century" w:hAnsi="Twentieth Century" w:eastAsia="Twentieth Century" w:cs="Twentieth Century"/>
          <w:color w:val="2E75B5"/>
          <w:sz w:val="44"/>
          <w:szCs w:val="44"/>
        </w:rPr>
      </w:pPr>
      <w:r>
        <w:drawing>
          <wp:inline distT="0" distB="0" distL="114300" distR="114300">
            <wp:extent cx="5269230" cy="4894580"/>
            <wp:effectExtent l="0" t="0" r="3810" b="1270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6"/>
                    <a:stretch>
                      <a:fillRect/>
                    </a:stretch>
                  </pic:blipFill>
                  <pic:spPr>
                    <a:xfrm>
                      <a:off x="0" y="0"/>
                      <a:ext cx="5269230" cy="4894580"/>
                    </a:xfrm>
                    <a:prstGeom prst="rect">
                      <a:avLst/>
                    </a:prstGeom>
                    <a:noFill/>
                    <a:ln>
                      <a:noFill/>
                    </a:ln>
                  </pic:spPr>
                </pic:pic>
              </a:graphicData>
            </a:graphic>
          </wp:inline>
        </w:drawing>
      </w:r>
    </w:p>
    <w:p>
      <w:pPr>
        <w:pStyle w:val="16"/>
        <w:spacing w:line="276" w:lineRule="auto"/>
        <w:jc w:val="center"/>
        <w:rPr>
          <w:b/>
          <w:bCs/>
          <w:lang w:val="en-US"/>
        </w:rPr>
      </w:pPr>
      <w:r>
        <w:rPr>
          <w:b/>
          <w:bCs/>
          <w:lang w:val="en-US"/>
        </w:rPr>
        <w:t>Figure 5.8: Create a Script Named HandController.cs</w:t>
      </w:r>
    </w:p>
    <w:p>
      <w:pPr>
        <w:pStyle w:val="9"/>
        <w:numPr>
          <w:ilvl w:val="0"/>
          <w:numId w:val="0"/>
        </w:numPr>
        <w:rPr>
          <w:rFonts w:ascii="Twentieth Century" w:hAnsi="Twentieth Century" w:eastAsia="Twentieth Century" w:cs="Twentieth Century"/>
          <w:color w:val="2E75B5"/>
          <w:sz w:val="44"/>
          <w:szCs w:val="44"/>
        </w:rPr>
      </w:pPr>
    </w:p>
    <w:p>
      <w:pPr>
        <w:pStyle w:val="14"/>
        <w:rPr>
          <w:lang w:val="en-US"/>
        </w:rPr>
      </w:pPr>
      <w:r>
        <w:rPr>
          <w:b/>
          <w:bCs/>
          <w:lang w:val="en-US"/>
        </w:rPr>
        <w:t>Step 8</w:t>
      </w:r>
      <w:r>
        <w:rPr>
          <w:lang w:val="en-US"/>
        </w:rPr>
        <w:t xml:space="preserve">: Open the C# Script and </w:t>
      </w:r>
      <w:r>
        <w:rPr>
          <w:b/>
          <w:bCs/>
          <w:lang w:val="en-US"/>
        </w:rPr>
        <w:t>copy the following code</w:t>
      </w:r>
      <w:r>
        <w:rPr>
          <w:lang w:val="en-US"/>
        </w:rPr>
        <w:t xml:space="preserve"> into the </w:t>
      </w:r>
      <w:r>
        <w:rPr>
          <w:b/>
          <w:bCs/>
          <w:lang w:val="en-US"/>
        </w:rPr>
        <w:t xml:space="preserve">C# </w:t>
      </w:r>
      <w:r>
        <w:rPr>
          <w:lang w:val="en-US"/>
        </w:rPr>
        <w:t xml:space="preserve">Script named </w:t>
      </w:r>
      <w:r>
        <w:rPr>
          <w:rFonts w:ascii="Courier New" w:hAnsi="Courier New" w:cs="Courier New"/>
          <w:b/>
          <w:bCs/>
          <w:lang w:val="en-US"/>
        </w:rPr>
        <w:t>HandController.cs</w:t>
      </w:r>
      <w:r>
        <w:rPr>
          <w:b/>
          <w:bCs/>
          <w:lang w:val="en-US"/>
        </w:rPr>
        <w:t>.</w:t>
      </w:r>
    </w:p>
    <w:p>
      <w:pPr>
        <w:pStyle w:val="14"/>
        <w:rPr>
          <w:lang w:val="en-US"/>
        </w:rPr>
      </w:pPr>
    </w:p>
    <w:p>
      <w:pPr>
        <w:pStyle w:val="14"/>
        <w:rPr>
          <w:b/>
          <w:bCs/>
          <w:lang w:val="en-US"/>
        </w:rPr>
      </w:pPr>
      <w:r>
        <w:rPr>
          <w:b/>
          <w:bCs/>
          <w:lang w:val="en-US"/>
        </w:rPr>
        <w:t>Code Snippet 1:</w:t>
      </w:r>
    </w:p>
    <w:p>
      <w:pPr>
        <w:pStyle w:val="14"/>
        <w:rPr>
          <w:b/>
          <w:bCs/>
          <w:lang w:val="en-US"/>
        </w:rPr>
      </w:pPr>
    </w:p>
    <w:tbl>
      <w:tblPr>
        <w:tblStyle w:val="3"/>
        <w:tblW w:w="8905" w:type="dxa"/>
        <w:tblInd w:w="9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Change w:id="10" w:author="souvik nath" w:date="2023-05-02T13:56:00Z">
          <w:tblPr>
            <w:tblStyle w:val="3"/>
            <w:tblW w:w="0" w:type="auto"/>
            <w:tblInd w:w="9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11594"/>
        <w:tblGridChange w:id="11">
          <w:tblGrid>
            <w:gridCol w:w="7538"/>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 w:author="souvik nath" w:date="2023-05-02T13:5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576" w:hRule="atLeast"/>
          <w:trPrChange w:id="12" w:author="souvik nath" w:date="2023-05-02T13:56:00Z">
            <w:trPr>
              <w:trHeight w:val="576" w:hRule="atLeast"/>
            </w:trPr>
          </w:trPrChange>
        </w:trPr>
        <w:tc>
          <w:tcPr>
            <w:tcW w:w="8905" w:type="dxa"/>
            <w:tcPrChange w:id="13" w:author="souvik nath" w:date="2023-05-02T13:56:00Z">
              <w:tcPr>
                <w:tcW w:w="7538" w:type="dxa"/>
              </w:tcPr>
            </w:tcPrChange>
          </w:tcPr>
          <w:p>
            <w:pPr>
              <w:pStyle w:val="14"/>
              <w:rPr>
                <w:rFonts w:ascii="Courier New" w:hAnsi="Courier New" w:cs="Courier New"/>
                <w:bCs/>
                <w:lang w:val="en-US"/>
              </w:rPr>
            </w:pPr>
            <w:r>
              <w:rPr>
                <w:rFonts w:ascii="Courier New" w:hAnsi="Courier New" w:cs="Courier New"/>
                <w:bCs/>
                <w:lang w:val="en-US"/>
              </w:rPr>
              <w:t>using UnityEngine;</w:t>
            </w:r>
          </w:p>
          <w:p>
            <w:pPr>
              <w:pStyle w:val="14"/>
              <w:rPr>
                <w:rFonts w:ascii="Courier New" w:hAnsi="Courier New" w:cs="Courier New"/>
                <w:bCs/>
                <w:lang w:val="en-US"/>
              </w:rPr>
            </w:pPr>
            <w:r>
              <w:rPr>
                <w:rFonts w:ascii="Courier New" w:hAnsi="Courier New" w:cs="Courier New"/>
                <w:bCs/>
                <w:lang w:val="en-US"/>
              </w:rPr>
              <w:t>using System.Collections;</w:t>
            </w:r>
          </w:p>
          <w:p>
            <w:pPr>
              <w:pStyle w:val="14"/>
              <w:rPr>
                <w:rFonts w:ascii="Courier New" w:hAnsi="Courier New" w:cs="Courier New"/>
                <w:bCs/>
                <w:lang w:val="en-US"/>
              </w:rPr>
            </w:pPr>
            <w:r>
              <w:rPr>
                <w:rFonts w:ascii="Courier New" w:hAnsi="Courier New" w:cs="Courier New"/>
                <w:bCs/>
                <w:lang w:val="en-US"/>
              </w:rPr>
              <w:t>using OculusSampleFramework;</w:t>
            </w:r>
          </w:p>
          <w:p>
            <w:pPr>
              <w:pStyle w:val="14"/>
              <w:rPr>
                <w:rFonts w:ascii="Courier New" w:hAnsi="Courier New" w:cs="Courier New"/>
                <w:bCs/>
                <w:lang w:val="en-US"/>
              </w:rPr>
            </w:pPr>
          </w:p>
          <w:p>
            <w:pPr>
              <w:pStyle w:val="14"/>
              <w:rPr>
                <w:rFonts w:ascii="Courier New" w:hAnsi="Courier New" w:cs="Courier New"/>
                <w:bCs/>
                <w:lang w:val="en-US"/>
              </w:rPr>
            </w:pPr>
            <w:r>
              <w:rPr>
                <w:rFonts w:ascii="Courier New" w:hAnsi="Courier New" w:cs="Courier New"/>
                <w:bCs/>
                <w:lang w:val="en-US"/>
              </w:rPr>
              <w:t>public class HandController : MonoBehaviour</w:t>
            </w:r>
          </w:p>
          <w:p>
            <w:pPr>
              <w:pStyle w:val="14"/>
              <w:rPr>
                <w:rFonts w:ascii="Courier New" w:hAnsi="Courier New" w:cs="Courier New"/>
                <w:bCs/>
                <w:lang w:val="en-US"/>
              </w:rPr>
            </w:pPr>
            <w:r>
              <w:rPr>
                <w:rFonts w:ascii="Courier New" w:hAnsi="Courier New" w:cs="Courier New"/>
                <w:bCs/>
                <w:lang w:val="en-US"/>
              </w:rPr>
              <w:t>{</w:t>
            </w:r>
          </w:p>
          <w:p>
            <w:pPr>
              <w:pStyle w:val="14"/>
              <w:rPr>
                <w:rFonts w:ascii="Courier New" w:hAnsi="Courier New" w:cs="Courier New"/>
                <w:bCs/>
                <w:lang w:val="en-US"/>
              </w:rPr>
            </w:pPr>
            <w:r>
              <w:rPr>
                <w:rFonts w:ascii="Courier New" w:hAnsi="Courier New" w:cs="Courier New"/>
                <w:bCs/>
                <w:lang w:val="en-US"/>
              </w:rPr>
              <w:t xml:space="preserve">    public OVRHand leftHand;</w:t>
            </w:r>
          </w:p>
          <w:p>
            <w:pPr>
              <w:pStyle w:val="14"/>
              <w:rPr>
                <w:rFonts w:ascii="Courier New" w:hAnsi="Courier New" w:cs="Courier New"/>
                <w:bCs/>
                <w:lang w:val="en-US"/>
              </w:rPr>
            </w:pPr>
            <w:r>
              <w:rPr>
                <w:rFonts w:ascii="Courier New" w:hAnsi="Courier New" w:cs="Courier New"/>
                <w:bCs/>
                <w:lang w:val="en-US"/>
              </w:rPr>
              <w:t xml:space="preserve">    public OVRHand rightHand;</w:t>
            </w:r>
          </w:p>
          <w:p>
            <w:pPr>
              <w:pStyle w:val="14"/>
              <w:rPr>
                <w:rFonts w:ascii="Courier New" w:hAnsi="Courier New" w:cs="Courier New"/>
                <w:bCs/>
                <w:lang w:val="en-US"/>
              </w:rPr>
            </w:pPr>
          </w:p>
          <w:p>
            <w:pPr>
              <w:pStyle w:val="14"/>
              <w:rPr>
                <w:rFonts w:ascii="Courier New" w:hAnsi="Courier New" w:cs="Courier New"/>
                <w:bCs/>
                <w:lang w:val="en-US"/>
              </w:rPr>
            </w:pPr>
            <w:r>
              <w:rPr>
                <w:rFonts w:ascii="Courier New" w:hAnsi="Courier New" w:cs="Courier New"/>
                <w:bCs/>
                <w:lang w:val="en-US"/>
              </w:rPr>
              <w:t xml:space="preserve">    void Start()</w:t>
            </w:r>
          </w:p>
          <w:p>
            <w:pPr>
              <w:pStyle w:val="14"/>
              <w:rPr>
                <w:rFonts w:ascii="Courier New" w:hAnsi="Courier New" w:cs="Courier New"/>
                <w:bCs/>
                <w:lang w:val="en-US"/>
              </w:rPr>
            </w:pPr>
            <w:r>
              <w:rPr>
                <w:rFonts w:ascii="Courier New" w:hAnsi="Courier New" w:cs="Courier New"/>
                <w:bCs/>
                <w:lang w:val="en-US"/>
              </w:rPr>
              <w:t xml:space="preserve">    {</w:t>
            </w:r>
          </w:p>
          <w:p>
            <w:pPr>
              <w:pStyle w:val="14"/>
              <w:rPr>
                <w:rFonts w:ascii="Courier New" w:hAnsi="Courier New" w:cs="Courier New"/>
                <w:bCs/>
                <w:lang w:val="en-US"/>
              </w:rPr>
            </w:pPr>
            <w:r>
              <w:rPr>
                <w:rFonts w:ascii="Courier New" w:hAnsi="Courier New" w:cs="Courier New"/>
                <w:bCs/>
                <w:lang w:val="en-US"/>
              </w:rPr>
              <w:t xml:space="preserve">        leftHand = GameObject.Find("OVRPlayerController/Hands/HandLeft").GetComponent&lt;OVRHand&gt;();</w:t>
            </w:r>
          </w:p>
          <w:p>
            <w:pPr>
              <w:pStyle w:val="14"/>
              <w:rPr>
                <w:rFonts w:ascii="Courier New" w:hAnsi="Courier New" w:cs="Courier New"/>
                <w:bCs/>
                <w:lang w:val="en-US"/>
              </w:rPr>
            </w:pPr>
            <w:r>
              <w:rPr>
                <w:rFonts w:ascii="Courier New" w:hAnsi="Courier New" w:cs="Courier New"/>
                <w:bCs/>
                <w:lang w:val="en-US"/>
              </w:rPr>
              <w:t xml:space="preserve">        rightHand = GameObject.Find("OVRPlayerController/Hands/HandRight").GetComponent&lt;OVRHand&gt;();</w:t>
            </w:r>
          </w:p>
          <w:p>
            <w:pPr>
              <w:pStyle w:val="14"/>
              <w:rPr>
                <w:rFonts w:ascii="Courier New" w:hAnsi="Courier New" w:cs="Courier New"/>
                <w:bCs/>
                <w:lang w:val="en-US"/>
              </w:rPr>
            </w:pPr>
            <w:r>
              <w:rPr>
                <w:rFonts w:ascii="Courier New" w:hAnsi="Courier New" w:cs="Courier New"/>
                <w:bCs/>
                <w:lang w:val="en-US"/>
              </w:rPr>
              <w:t xml:space="preserve">    }</w:t>
            </w:r>
          </w:p>
          <w:p>
            <w:pPr>
              <w:pStyle w:val="14"/>
              <w:rPr>
                <w:rFonts w:ascii="Courier New" w:hAnsi="Courier New" w:cs="Courier New"/>
                <w:bCs/>
                <w:lang w:val="en-US"/>
              </w:rPr>
            </w:pPr>
          </w:p>
          <w:p>
            <w:pPr>
              <w:pStyle w:val="14"/>
              <w:rPr>
                <w:rFonts w:ascii="Courier New" w:hAnsi="Courier New" w:cs="Courier New"/>
                <w:bCs/>
                <w:lang w:val="en-US"/>
              </w:rPr>
            </w:pPr>
            <w:r>
              <w:rPr>
                <w:rFonts w:ascii="Courier New" w:hAnsi="Courier New" w:cs="Courier New"/>
                <w:bCs/>
                <w:lang w:val="en-US"/>
              </w:rPr>
              <w:t xml:space="preserve">    void Update()</w:t>
            </w:r>
          </w:p>
          <w:p>
            <w:pPr>
              <w:pStyle w:val="14"/>
              <w:rPr>
                <w:rFonts w:ascii="Courier New" w:hAnsi="Courier New" w:cs="Courier New"/>
                <w:bCs/>
                <w:lang w:val="en-US"/>
              </w:rPr>
            </w:pPr>
            <w:r>
              <w:rPr>
                <w:rFonts w:ascii="Courier New" w:hAnsi="Courier New" w:cs="Courier New"/>
                <w:bCs/>
                <w:lang w:val="en-US"/>
              </w:rPr>
              <w:t xml:space="preserve">    {</w:t>
            </w:r>
          </w:p>
          <w:p>
            <w:pPr>
              <w:pStyle w:val="14"/>
              <w:rPr>
                <w:rFonts w:ascii="Courier New" w:hAnsi="Courier New" w:cs="Courier New"/>
                <w:bCs/>
                <w:lang w:val="en-US"/>
              </w:rPr>
            </w:pPr>
            <w:r>
              <w:rPr>
                <w:rFonts w:ascii="Courier New" w:hAnsi="Courier New" w:cs="Courier New"/>
                <w:bCs/>
                <w:lang w:val="en-US"/>
              </w:rPr>
              <w:t xml:space="preserve">        // Check if the left hand is tracking</w:t>
            </w:r>
          </w:p>
          <w:p>
            <w:pPr>
              <w:pStyle w:val="14"/>
              <w:rPr>
                <w:rFonts w:ascii="Courier New" w:hAnsi="Courier New" w:cs="Courier New"/>
                <w:bCs/>
                <w:lang w:val="en-US"/>
              </w:rPr>
            </w:pPr>
            <w:r>
              <w:rPr>
                <w:rFonts w:ascii="Courier New" w:hAnsi="Courier New" w:cs="Courier New"/>
                <w:bCs/>
                <w:lang w:val="en-US"/>
              </w:rPr>
              <w:t xml:space="preserve">        if (leftHand.IsTracked)</w:t>
            </w:r>
          </w:p>
          <w:p>
            <w:pPr>
              <w:pStyle w:val="14"/>
              <w:rPr>
                <w:rFonts w:ascii="Courier New" w:hAnsi="Courier New" w:cs="Courier New"/>
                <w:bCs/>
                <w:lang w:val="en-US"/>
              </w:rPr>
            </w:pPr>
            <w:r>
              <w:rPr>
                <w:rFonts w:ascii="Courier New" w:hAnsi="Courier New" w:cs="Courier New"/>
                <w:bCs/>
                <w:lang w:val="en-US"/>
              </w:rPr>
              <w:t xml:space="preserve">        {</w:t>
            </w:r>
          </w:p>
          <w:p>
            <w:pPr>
              <w:pStyle w:val="14"/>
              <w:rPr>
                <w:rFonts w:ascii="Courier New" w:hAnsi="Courier New" w:cs="Courier New"/>
                <w:bCs/>
                <w:lang w:val="en-US"/>
              </w:rPr>
            </w:pPr>
            <w:r>
              <w:rPr>
                <w:rFonts w:ascii="Courier New" w:hAnsi="Courier New" w:cs="Courier New"/>
                <w:bCs/>
                <w:lang w:val="en-US"/>
              </w:rPr>
              <w:t xml:space="preserve">            // Update the position and rotation of the left hand object to match the left controller</w:t>
            </w:r>
          </w:p>
          <w:p>
            <w:pPr>
              <w:pStyle w:val="14"/>
              <w:rPr>
                <w:rFonts w:ascii="Courier New" w:hAnsi="Courier New" w:cs="Courier New"/>
                <w:bCs/>
                <w:lang w:val="en-US"/>
              </w:rPr>
            </w:pPr>
            <w:r>
              <w:rPr>
                <w:rFonts w:ascii="Courier New" w:hAnsi="Courier New" w:cs="Courier New"/>
                <w:bCs/>
                <w:lang w:val="en-US"/>
              </w:rPr>
              <w:t xml:space="preserve">            transform.Find("LeftHand").position = leftHand.transform.position;</w:t>
            </w:r>
          </w:p>
          <w:p>
            <w:pPr>
              <w:pStyle w:val="14"/>
              <w:rPr>
                <w:rFonts w:ascii="Courier New" w:hAnsi="Courier New" w:cs="Courier New"/>
                <w:bCs/>
                <w:lang w:val="en-US"/>
              </w:rPr>
            </w:pPr>
            <w:r>
              <w:rPr>
                <w:rFonts w:ascii="Courier New" w:hAnsi="Courier New" w:cs="Courier New"/>
                <w:bCs/>
                <w:lang w:val="en-US"/>
              </w:rPr>
              <w:t xml:space="preserve">            transform.Find("LeftHand").rotation = leftHand.transform.rotation;</w:t>
            </w:r>
          </w:p>
          <w:p>
            <w:pPr>
              <w:pStyle w:val="14"/>
              <w:rPr>
                <w:rFonts w:ascii="Courier New" w:hAnsi="Courier New" w:cs="Courier New"/>
                <w:bCs/>
                <w:lang w:val="en-US"/>
              </w:rPr>
            </w:pPr>
            <w:r>
              <w:rPr>
                <w:rFonts w:ascii="Courier New" w:hAnsi="Courier New" w:cs="Courier New"/>
                <w:bCs/>
                <w:lang w:val="en-US"/>
              </w:rPr>
              <w:t xml:space="preserve">        }</w:t>
            </w:r>
          </w:p>
          <w:p>
            <w:pPr>
              <w:pStyle w:val="14"/>
              <w:rPr>
                <w:rFonts w:ascii="Courier New" w:hAnsi="Courier New" w:cs="Courier New"/>
                <w:bCs/>
                <w:lang w:val="en-US"/>
              </w:rPr>
            </w:pPr>
          </w:p>
          <w:p>
            <w:pPr>
              <w:pStyle w:val="14"/>
              <w:rPr>
                <w:rFonts w:ascii="Courier New" w:hAnsi="Courier New" w:cs="Courier New"/>
                <w:bCs/>
                <w:lang w:val="en-US"/>
              </w:rPr>
            </w:pPr>
            <w:r>
              <w:rPr>
                <w:rFonts w:ascii="Courier New" w:hAnsi="Courier New" w:cs="Courier New"/>
                <w:bCs/>
                <w:lang w:val="en-US"/>
              </w:rPr>
              <w:t xml:space="preserve">        // Check if the right hand is tracking</w:t>
            </w:r>
          </w:p>
          <w:p>
            <w:pPr>
              <w:pStyle w:val="14"/>
              <w:rPr>
                <w:rFonts w:ascii="Courier New" w:hAnsi="Courier New" w:cs="Courier New"/>
                <w:bCs/>
                <w:lang w:val="en-US"/>
              </w:rPr>
            </w:pPr>
            <w:r>
              <w:rPr>
                <w:rFonts w:ascii="Courier New" w:hAnsi="Courier New" w:cs="Courier New"/>
                <w:bCs/>
                <w:lang w:val="en-US"/>
              </w:rPr>
              <w:t xml:space="preserve">        if (rightHand.IsTracked)</w:t>
            </w:r>
          </w:p>
          <w:p>
            <w:pPr>
              <w:pStyle w:val="14"/>
              <w:rPr>
                <w:rFonts w:ascii="Courier New" w:hAnsi="Courier New" w:cs="Courier New"/>
                <w:bCs/>
                <w:lang w:val="en-US"/>
              </w:rPr>
            </w:pPr>
            <w:r>
              <w:rPr>
                <w:rFonts w:ascii="Courier New" w:hAnsi="Courier New" w:cs="Courier New"/>
                <w:bCs/>
                <w:lang w:val="en-US"/>
              </w:rPr>
              <w:t xml:space="preserve">        {</w:t>
            </w:r>
          </w:p>
          <w:p>
            <w:pPr>
              <w:pStyle w:val="14"/>
              <w:rPr>
                <w:rFonts w:ascii="Courier New" w:hAnsi="Courier New" w:cs="Courier New"/>
                <w:bCs/>
                <w:lang w:val="en-US"/>
              </w:rPr>
            </w:pPr>
            <w:r>
              <w:rPr>
                <w:rFonts w:ascii="Courier New" w:hAnsi="Courier New" w:cs="Courier New"/>
                <w:bCs/>
                <w:lang w:val="en-US"/>
              </w:rPr>
              <w:t xml:space="preserve">            // Update the position and rotation of the right hand object to match the right controller</w:t>
            </w:r>
          </w:p>
          <w:p>
            <w:pPr>
              <w:pStyle w:val="14"/>
              <w:rPr>
                <w:rFonts w:ascii="Courier New" w:hAnsi="Courier New" w:cs="Courier New"/>
                <w:bCs/>
                <w:lang w:val="en-US"/>
              </w:rPr>
            </w:pPr>
            <w:r>
              <w:rPr>
                <w:rFonts w:ascii="Courier New" w:hAnsi="Courier New" w:cs="Courier New"/>
                <w:bCs/>
                <w:lang w:val="en-US"/>
              </w:rPr>
              <w:t xml:space="preserve">            transform.Find("RightHand").position = rightHand.transform.position;</w:t>
            </w:r>
          </w:p>
          <w:p>
            <w:pPr>
              <w:pStyle w:val="14"/>
              <w:rPr>
                <w:rFonts w:ascii="Courier New" w:hAnsi="Courier New" w:cs="Courier New"/>
                <w:bCs/>
                <w:lang w:val="en-US"/>
              </w:rPr>
            </w:pPr>
            <w:r>
              <w:rPr>
                <w:rFonts w:ascii="Courier New" w:hAnsi="Courier New" w:cs="Courier New"/>
                <w:bCs/>
                <w:lang w:val="en-US"/>
              </w:rPr>
              <w:t xml:space="preserve">            transform.Find("RightHand").rotation = rightHand.transform.rotation;</w:t>
            </w:r>
          </w:p>
          <w:p>
            <w:pPr>
              <w:pStyle w:val="14"/>
              <w:rPr>
                <w:rFonts w:ascii="Courier New" w:hAnsi="Courier New" w:cs="Courier New"/>
                <w:bCs/>
                <w:lang w:val="en-US"/>
              </w:rPr>
            </w:pPr>
            <w:r>
              <w:rPr>
                <w:rFonts w:ascii="Courier New" w:hAnsi="Courier New" w:cs="Courier New"/>
                <w:bCs/>
                <w:lang w:val="en-US"/>
              </w:rPr>
              <w:t xml:space="preserve">        }</w:t>
            </w:r>
          </w:p>
          <w:p>
            <w:pPr>
              <w:pStyle w:val="14"/>
              <w:rPr>
                <w:rFonts w:ascii="Courier New" w:hAnsi="Courier New" w:cs="Courier New"/>
                <w:bCs/>
                <w:lang w:val="en-US"/>
              </w:rPr>
            </w:pPr>
            <w:r>
              <w:rPr>
                <w:rFonts w:ascii="Courier New" w:hAnsi="Courier New" w:cs="Courier New"/>
                <w:bCs/>
                <w:lang w:val="en-US"/>
              </w:rPr>
              <w:t xml:space="preserve">    }</w:t>
            </w:r>
          </w:p>
          <w:p>
            <w:pPr>
              <w:pStyle w:val="14"/>
              <w:rPr>
                <w:bCs/>
                <w:lang w:val="en-US"/>
              </w:rPr>
            </w:pPr>
            <w:r>
              <w:rPr>
                <w:rFonts w:ascii="Courier New" w:hAnsi="Courier New" w:cs="Courier New"/>
                <w:bCs/>
                <w:lang w:val="en-US"/>
              </w:rPr>
              <w:t>}</w:t>
            </w:r>
          </w:p>
        </w:tc>
      </w:tr>
    </w:tbl>
    <w:p>
      <w:pPr>
        <w:pStyle w:val="14"/>
        <w:rPr>
          <w:lang w:val="en-US"/>
        </w:rPr>
      </w:pPr>
    </w:p>
    <w:p>
      <w:pPr>
        <w:pStyle w:val="14"/>
      </w:pPr>
      <w:r>
        <w:t xml:space="preserve">This code assumes that you have created two empty game objects in your scene called </w:t>
      </w:r>
      <w:r>
        <w:rPr>
          <w:rFonts w:ascii="Courier New" w:hAnsi="Courier New" w:cs="Courier New"/>
          <w:b/>
          <w:bCs/>
        </w:rPr>
        <w:t>LeftHand</w:t>
      </w:r>
      <w:r>
        <w:rPr>
          <w:b/>
          <w:bCs/>
        </w:rPr>
        <w:t xml:space="preserve"> and </w:t>
      </w:r>
      <w:r>
        <w:rPr>
          <w:rFonts w:ascii="Courier New" w:hAnsi="Courier New" w:cs="Courier New"/>
          <w:b/>
          <w:bCs/>
        </w:rPr>
        <w:t>RightHand</w:t>
      </w:r>
      <w:r>
        <w:t>, which will be used to represent the virtual hands in the VR environment.</w:t>
      </w:r>
    </w:p>
    <w:p>
      <w:pPr>
        <w:pStyle w:val="14"/>
      </w:pPr>
      <w:r>
        <w:t xml:space="preserve">In the </w:t>
      </w:r>
      <w:r>
        <w:rPr>
          <w:rFonts w:ascii="Courier New" w:hAnsi="Courier New" w:cs="Courier New"/>
          <w:b/>
          <w:bCs/>
        </w:rPr>
        <w:t>Start</w:t>
      </w:r>
      <w:r>
        <w:t xml:space="preserve"> method of the script, the </w:t>
      </w:r>
      <w:r>
        <w:rPr>
          <w:rFonts w:ascii="Courier New" w:hAnsi="Courier New" w:cs="Courier New"/>
        </w:rPr>
        <w:t>GetComponent</w:t>
      </w:r>
      <w:r>
        <w:t xml:space="preserve"> method is used to get a reference to the </w:t>
      </w:r>
      <w:r>
        <w:rPr>
          <w:b/>
          <w:bCs/>
        </w:rPr>
        <w:t>OVRHand</w:t>
      </w:r>
      <w:r>
        <w:t xml:space="preserve"> components attached to the left and right controllers.</w:t>
      </w:r>
    </w:p>
    <w:p>
      <w:pPr>
        <w:pStyle w:val="14"/>
      </w:pPr>
      <w:r>
        <w:t xml:space="preserve">In the </w:t>
      </w:r>
      <w:r>
        <w:rPr>
          <w:rFonts w:ascii="Courier New" w:hAnsi="Courier New" w:cs="Courier New"/>
          <w:b/>
          <w:bCs/>
        </w:rPr>
        <w:t>Update</w:t>
      </w:r>
      <w:r>
        <w:t xml:space="preserve"> method of the script, it is checked if each OVRHand component is tracking a hand. If it is, the position is updated and rotation of the corresponding virtual hand object to match the position and rotation of the controller.</w:t>
      </w:r>
    </w:p>
    <w:p>
      <w:pPr>
        <w:pStyle w:val="14"/>
      </w:pPr>
    </w:p>
    <w:p>
      <w:pPr>
        <w:pStyle w:val="14"/>
        <w:rPr>
          <w:lang w:val="en-US"/>
        </w:rPr>
      </w:pPr>
      <w:r>
        <w:rPr>
          <w:b/>
          <w:bCs/>
          <w:lang w:val="en-US"/>
        </w:rPr>
        <w:t>Step 9:</w:t>
      </w:r>
      <w:r>
        <w:rPr>
          <w:lang w:val="en-US"/>
        </w:rPr>
        <w:t xml:space="preserve"> Attach script named</w:t>
      </w:r>
      <w:r>
        <w:rPr>
          <w:b/>
          <w:bCs/>
          <w:lang w:val="en-US"/>
        </w:rPr>
        <w:t xml:space="preserve"> </w:t>
      </w:r>
      <w:r>
        <w:rPr>
          <w:rFonts w:ascii="Courier New" w:hAnsi="Courier New" w:cs="Courier New"/>
          <w:b/>
          <w:bCs/>
          <w:lang w:val="en-US"/>
        </w:rPr>
        <w:t>HandController.cs</w:t>
      </w:r>
      <w:r>
        <w:rPr>
          <w:lang w:val="en-US"/>
        </w:rPr>
        <w:t xml:space="preserve"> to </w:t>
      </w:r>
      <w:r>
        <w:rPr>
          <w:b/>
          <w:bCs/>
          <w:lang w:val="en-US"/>
        </w:rPr>
        <w:t xml:space="preserve">OVRPlayercontroller </w:t>
      </w:r>
      <w:r>
        <w:rPr>
          <w:lang w:val="en-US"/>
        </w:rPr>
        <w:t>in Hierarchy Panel as shown in</w:t>
      </w:r>
      <w:r>
        <w:t xml:space="preserve"> </w:t>
      </w:r>
      <w:r>
        <w:rPr>
          <w:lang w:val="en-US"/>
        </w:rPr>
        <w:t>Figure 5.9.</w:t>
      </w:r>
    </w:p>
    <w:p>
      <w:pPr>
        <w:pStyle w:val="14"/>
        <w:rPr>
          <w:lang w:val="en-US"/>
        </w:rPr>
      </w:pPr>
    </w:p>
    <w:p>
      <w:pPr>
        <w:pStyle w:val="14"/>
        <w:jc w:val="center"/>
        <w:rPr>
          <w:b/>
          <w:bCs/>
          <w:lang w:val="en-US"/>
        </w:rPr>
      </w:pPr>
      <w:r>
        <w:rPr>
          <w:b/>
          <w:bCs/>
        </w:rPr>
        <w:drawing>
          <wp:anchor distT="0" distB="0" distL="118745" distR="118745" simplePos="0" relativeHeight="251662336" behindDoc="0" locked="0" layoutInCell="1" allowOverlap="1">
            <wp:simplePos x="0" y="0"/>
            <wp:positionH relativeFrom="margin">
              <wp:align>center</wp:align>
            </wp:positionH>
            <wp:positionV relativeFrom="paragraph">
              <wp:posOffset>0</wp:posOffset>
            </wp:positionV>
            <wp:extent cx="5272405" cy="4611370"/>
            <wp:effectExtent l="0" t="0" r="4445" b="0"/>
            <wp:wrapTopAndBottom/>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7"/>
                    <a:stretch>
                      <a:fillRect/>
                    </a:stretch>
                  </pic:blipFill>
                  <pic:spPr>
                    <a:xfrm>
                      <a:off x="0" y="0"/>
                      <a:ext cx="5272405" cy="4611370"/>
                    </a:xfrm>
                    <a:prstGeom prst="rect">
                      <a:avLst/>
                    </a:prstGeom>
                    <a:noFill/>
                    <a:ln>
                      <a:noFill/>
                    </a:ln>
                  </pic:spPr>
                </pic:pic>
              </a:graphicData>
            </a:graphic>
          </wp:anchor>
        </w:drawing>
      </w:r>
      <w:r>
        <w:rPr>
          <w:b/>
          <w:bCs/>
          <w:lang w:val="en-US"/>
        </w:rPr>
        <w:t>Figure 5.9: Attach the HandController Script</w:t>
      </w:r>
    </w:p>
    <w:p>
      <w:pPr>
        <w:pStyle w:val="9"/>
        <w:numPr>
          <w:ilvl w:val="0"/>
          <w:numId w:val="0"/>
        </w:numPr>
        <w:jc w:val="center"/>
        <w:rPr>
          <w:rFonts w:ascii="Twentieth Century" w:hAnsi="Twentieth Century" w:eastAsia="Twentieth Century" w:cs="Twentieth Century"/>
          <w:color w:val="2E75B5"/>
          <w:sz w:val="44"/>
          <w:szCs w:val="44"/>
          <w:lang w:val="en-US"/>
        </w:rPr>
      </w:pPr>
    </w:p>
    <w:p>
      <w:pPr>
        <w:pStyle w:val="16"/>
        <w:spacing w:line="276" w:lineRule="auto"/>
        <w:jc w:val="both"/>
        <w:rPr>
          <w:lang w:val="en-US"/>
        </w:rPr>
      </w:pPr>
      <w:commentRangeStart w:id="2"/>
      <w:r>
        <w:rPr>
          <w:b/>
          <w:bCs/>
          <w:lang w:val="en-US"/>
        </w:rPr>
        <w:t>Step 11</w:t>
      </w:r>
      <w:commentRangeEnd w:id="2"/>
      <w:r>
        <w:rPr>
          <w:rStyle w:val="4"/>
          <w:rFonts w:ascii="Calibri" w:hAnsi="Calibri" w:cs="Calibri"/>
        </w:rPr>
        <w:commentReference w:id="2"/>
      </w:r>
      <w:r>
        <w:rPr>
          <w:lang w:val="en-US"/>
        </w:rPr>
        <w:t>:</w:t>
      </w:r>
      <w:r>
        <w:rPr>
          <w:b/>
          <w:bCs/>
          <w:lang w:val="en-US"/>
        </w:rPr>
        <w:t xml:space="preserve"> </w:t>
      </w:r>
      <w:r>
        <w:rPr>
          <w:lang w:val="en-US"/>
        </w:rPr>
        <w:t>Test the app on</w:t>
      </w:r>
      <w:r>
        <w:rPr>
          <w:b/>
          <w:bCs/>
          <w:lang w:val="en-US"/>
        </w:rPr>
        <w:t xml:space="preserve"> Oculus HMD</w:t>
      </w:r>
      <w:r>
        <w:rPr>
          <w:lang w:val="en-US"/>
        </w:rPr>
        <w:t>.</w:t>
      </w:r>
      <w:r>
        <w:rPr>
          <w:b/>
          <w:bCs/>
          <w:lang w:val="en-US"/>
        </w:rPr>
        <w:t xml:space="preserve"> </w:t>
      </w:r>
      <w:r>
        <w:rPr>
          <w:bCs/>
          <w:lang w:val="en-US"/>
        </w:rPr>
        <w:t>Figure 5.10 shows final output.</w:t>
      </w:r>
    </w:p>
    <w:p>
      <w:pPr>
        <w:pStyle w:val="16"/>
        <w:spacing w:line="276" w:lineRule="auto"/>
        <w:jc w:val="center"/>
        <w:rPr>
          <w:b/>
          <w:bCs/>
          <w:lang w:val="en-US"/>
        </w:rPr>
      </w:pPr>
      <w:r>
        <w:drawing>
          <wp:inline distT="0" distB="0" distL="114300" distR="114300">
            <wp:extent cx="5273040" cy="2286635"/>
            <wp:effectExtent l="0" t="0" r="0" b="1460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8"/>
                    <a:stretch>
                      <a:fillRect/>
                    </a:stretch>
                  </pic:blipFill>
                  <pic:spPr>
                    <a:xfrm>
                      <a:off x="0" y="0"/>
                      <a:ext cx="5273040" cy="2286635"/>
                    </a:xfrm>
                    <a:prstGeom prst="rect">
                      <a:avLst/>
                    </a:prstGeom>
                    <a:noFill/>
                    <a:ln>
                      <a:noFill/>
                    </a:ln>
                  </pic:spPr>
                </pic:pic>
              </a:graphicData>
            </a:graphic>
          </wp:inline>
        </w:drawing>
      </w:r>
    </w:p>
    <w:p>
      <w:pPr>
        <w:pStyle w:val="16"/>
        <w:spacing w:line="276" w:lineRule="auto"/>
        <w:jc w:val="center"/>
        <w:rPr>
          <w:b/>
          <w:bCs/>
          <w:lang w:val="en-US"/>
        </w:rPr>
      </w:pPr>
      <w:r>
        <w:rPr>
          <w:b/>
          <w:bCs/>
          <w:lang w:val="en-US"/>
        </w:rPr>
        <w:t>Figure 5.10: Final Output</w:t>
      </w:r>
    </w:p>
    <w:p>
      <w:pPr>
        <w:pStyle w:val="14"/>
        <w:rPr>
          <w:lang w:val="en-US"/>
        </w:rPr>
      </w:pPr>
    </w:p>
    <w:p>
      <w:pPr>
        <w:pStyle w:val="9"/>
        <w:numPr>
          <w:ilvl w:val="0"/>
          <w:numId w:val="0"/>
        </w:numPr>
        <w:rPr>
          <w:rFonts w:ascii="Twentieth Century" w:hAnsi="Twentieth Century" w:eastAsia="Twentieth Century" w:cs="Twentieth Century"/>
          <w:color w:val="2E75B5"/>
          <w:sz w:val="44"/>
          <w:szCs w:val="44"/>
        </w:rPr>
      </w:pPr>
      <w:r>
        <w:rPr>
          <w:rFonts w:ascii="Twentieth Century" w:hAnsi="Twentieth Century" w:eastAsia="Twentieth Century" w:cs="Twentieth Century"/>
          <w:color w:val="2E75B5"/>
          <w:sz w:val="44"/>
          <w:szCs w:val="44"/>
        </w:rPr>
        <w:t xml:space="preserve">5.4 </w:t>
      </w:r>
      <w:commentRangeStart w:id="3"/>
      <w:commentRangeStart w:id="4"/>
      <w:r>
        <w:rPr>
          <w:rFonts w:ascii="Twentieth Century" w:hAnsi="Twentieth Century" w:eastAsia="Twentieth Century" w:cs="Twentieth Century"/>
          <w:color w:val="2E75B5"/>
          <w:sz w:val="44"/>
          <w:szCs w:val="44"/>
        </w:rPr>
        <w:t>Summary</w:t>
      </w:r>
      <w:commentRangeEnd w:id="3"/>
      <w:r>
        <w:rPr>
          <w:rStyle w:val="4"/>
          <w:rFonts w:ascii="Calibri" w:hAnsi="Calibri" w:eastAsia="Calibri" w:cs="Calibri"/>
        </w:rPr>
        <w:commentReference w:id="3"/>
      </w:r>
      <w:commentRangeEnd w:id="4"/>
      <w:r>
        <w:commentReference w:id="4"/>
      </w:r>
    </w:p>
    <w:p>
      <w:pPr>
        <w:pStyle w:val="9"/>
        <w:numPr>
          <w:ilvl w:val="0"/>
          <w:numId w:val="0"/>
        </w:numPr>
        <w:rPr>
          <w:rFonts w:ascii="Twentieth Century" w:hAnsi="Twentieth Century" w:eastAsia="Twentieth Century" w:cs="Twentieth Century"/>
          <w:color w:val="2E75B5"/>
          <w:sz w:val="44"/>
          <w:szCs w:val="44"/>
        </w:rPr>
      </w:pPr>
    </w:p>
    <w:p>
      <w:pPr>
        <w:pStyle w:val="14"/>
        <w:numPr>
          <w:ilvl w:val="0"/>
          <w:numId w:val="5"/>
        </w:numPr>
        <w:tabs>
          <w:tab w:val="clear" w:pos="420"/>
        </w:tabs>
      </w:pPr>
      <w:r>
        <w:rPr>
          <w:b/>
          <w:bCs/>
          <w:rPrChange w:id="14" w:author="asus" w:date="2023-05-05T02:54:55Z">
            <w:rPr/>
          </w:rPrChange>
        </w:rPr>
        <w:t>OVRPlayerController</w:t>
      </w:r>
      <w:r>
        <w:t xml:space="preserve"> is a Unity script that provides basic player movement and input handling in VR using gamepad or keyboard input. It also supports teleportation and can be customized to adjust movement settings.</w:t>
      </w:r>
    </w:p>
    <w:p>
      <w:pPr>
        <w:pStyle w:val="14"/>
      </w:pPr>
    </w:p>
    <w:p>
      <w:pPr>
        <w:pStyle w:val="14"/>
        <w:numPr>
          <w:ilvl w:val="0"/>
          <w:numId w:val="5"/>
        </w:numPr>
        <w:tabs>
          <w:tab w:val="clear" w:pos="420"/>
        </w:tabs>
      </w:pPr>
      <w:r>
        <w:rPr>
          <w:b/>
          <w:bCs/>
          <w:rPrChange w:id="15" w:author="asus" w:date="2023-05-05T02:55:01Z">
            <w:rPr/>
          </w:rPrChange>
        </w:rPr>
        <w:t>VR controller</w:t>
      </w:r>
      <w:r>
        <w:t xml:space="preserve"> is a device held in the user’s hand used to interact with virtual environments in VR applications, typically including buttons, triggers, and joysticks for actions such as grabbing and pointing.</w:t>
      </w:r>
    </w:p>
    <w:p>
      <w:pPr>
        <w:pStyle w:val="14"/>
      </w:pPr>
    </w:p>
    <w:p>
      <w:pPr>
        <w:pStyle w:val="14"/>
        <w:numPr>
          <w:ilvl w:val="0"/>
          <w:numId w:val="5"/>
        </w:numPr>
        <w:tabs>
          <w:tab w:val="clear" w:pos="420"/>
        </w:tabs>
      </w:pPr>
      <w:r>
        <w:rPr>
          <w:b/>
          <w:bCs/>
          <w:rPrChange w:id="16" w:author="asus" w:date="2023-05-05T02:55:05Z">
            <w:rPr/>
          </w:rPrChange>
        </w:rPr>
        <w:t>OVRCameraRig</w:t>
      </w:r>
      <w:r>
        <w:t xml:space="preserve"> provides a convenient and </w:t>
      </w:r>
      <w:r>
        <w:rPr>
          <w:lang w:val="en-US"/>
        </w:rPr>
        <w:t>customization</w:t>
      </w:r>
      <w:r>
        <w:t xml:space="preserve"> way to set up the camera rig for a VR project in Unity.</w:t>
      </w:r>
    </w:p>
    <w:p>
      <w:pPr>
        <w:pStyle w:val="14"/>
      </w:pPr>
    </w:p>
    <w:p>
      <w:pPr>
        <w:pStyle w:val="14"/>
        <w:numPr>
          <w:ilvl w:val="0"/>
          <w:numId w:val="5"/>
        </w:numPr>
        <w:tabs>
          <w:tab w:val="clear" w:pos="420"/>
        </w:tabs>
      </w:pPr>
      <w:r>
        <w:rPr>
          <w:b/>
          <w:bCs/>
          <w:rPrChange w:id="17" w:author="asus" w:date="2023-05-05T02:55:09Z">
            <w:rPr/>
          </w:rPrChange>
        </w:rPr>
        <w:t>OVRHand</w:t>
      </w:r>
      <w:r>
        <w:t xml:space="preserve"> is a component that tracks the movement of the user’s hands and fingers in VR environments, allowing developers to create more immersive experiences.</w:t>
      </w:r>
    </w:p>
    <w:p>
      <w:pPr>
        <w:pStyle w:val="14"/>
      </w:pPr>
    </w:p>
    <w:p>
      <w:pPr>
        <w:pStyle w:val="14"/>
        <w:numPr>
          <w:ilvl w:val="0"/>
          <w:numId w:val="5"/>
        </w:numPr>
        <w:tabs>
          <w:tab w:val="clear" w:pos="420"/>
        </w:tabs>
      </w:pPr>
      <w:r>
        <w:rPr>
          <w:b/>
          <w:bCs/>
          <w:rPrChange w:id="18" w:author="asus" w:date="2023-05-05T02:55:12Z">
            <w:rPr/>
          </w:rPrChange>
        </w:rPr>
        <w:t>OVRHandPrefab</w:t>
      </w:r>
      <w:r>
        <w:t xml:space="preserve"> is a prefabricated hand model included in the Oculus Integration SDK for Unity that provides hand-tracking capabilities for VR applications. It can be customized and used with both Oculus Quest and Oculus Rift S controllers.</w:t>
      </w:r>
    </w:p>
    <w:p>
      <w:pPr>
        <w:pStyle w:val="7"/>
        <w:spacing w:line="276" w:lineRule="auto"/>
        <w:jc w:val="both"/>
      </w:pPr>
    </w:p>
    <w:p>
      <w:pPr>
        <w:spacing w:after="0" w:line="276" w:lineRule="auto"/>
        <w:jc w:val="both"/>
        <w:rPr>
          <w:rFonts w:ascii="Bookman Old Style" w:hAnsi="Bookman Old Style" w:eastAsia="Bookman Old Style" w:cs="Bookman Old Style"/>
          <w:color w:val="3D85C6"/>
          <w:sz w:val="44"/>
          <w:szCs w:val="44"/>
        </w:rPr>
      </w:pPr>
      <w:r>
        <w:rPr>
          <w:rFonts w:ascii="Twentieth Century" w:hAnsi="Twentieth Century" w:eastAsia="Twentieth Century" w:cs="Twentieth Century"/>
          <w:color w:val="3D85C6"/>
          <w:sz w:val="44"/>
          <w:szCs w:val="44"/>
        </w:rPr>
        <w:t>5.5 Check Your Progress</w:t>
      </w:r>
      <w:r>
        <w:rPr>
          <w:rFonts w:ascii="Bookman Old Style" w:hAnsi="Bookman Old Style" w:eastAsia="Bookman Old Style" w:cs="Bookman Old Style"/>
          <w:color w:val="3D85C6"/>
          <w:sz w:val="44"/>
          <w:szCs w:val="44"/>
        </w:rPr>
        <w:t xml:space="preserve"> </w:t>
      </w:r>
    </w:p>
    <w:p>
      <w:pPr>
        <w:pStyle w:val="9"/>
        <w:numPr>
          <w:ilvl w:val="0"/>
          <w:numId w:val="0"/>
        </w:numPr>
        <w:rPr>
          <w:rFonts w:ascii="Twentieth Century" w:hAnsi="Twentieth Century" w:eastAsia="Twentieth Century" w:cs="Twentieth Century"/>
          <w:color w:val="2E75B5"/>
          <w:sz w:val="44"/>
          <w:szCs w:val="44"/>
        </w:rPr>
      </w:pPr>
      <w:r>
        <w:rPr>
          <w:rFonts w:ascii="Calibri" w:hAnsi="Calibri" w:eastAsia="Calibri" w:cs="Calibri"/>
        </w:rPr>
        <w:drawing>
          <wp:inline distT="0" distB="0" distL="0" distR="0">
            <wp:extent cx="2785110" cy="1577340"/>
            <wp:effectExtent l="0" t="0" r="3810" b="762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9"/>
                    <a:srcRect/>
                    <a:stretch>
                      <a:fillRect/>
                    </a:stretch>
                  </pic:blipFill>
                  <pic:spPr>
                    <a:xfrm>
                      <a:off x="0" y="0"/>
                      <a:ext cx="2785110" cy="1577340"/>
                    </a:xfrm>
                    <a:prstGeom prst="rect">
                      <a:avLst/>
                    </a:prstGeom>
                  </pic:spPr>
                </pic:pic>
              </a:graphicData>
            </a:graphic>
          </wp:inline>
        </w:drawing>
      </w:r>
    </w:p>
    <w:p>
      <w:pPr>
        <w:pStyle w:val="9"/>
        <w:numPr>
          <w:ilvl w:val="0"/>
          <w:numId w:val="6"/>
        </w:numPr>
        <w:ind w:left="709" w:hanging="289"/>
        <w:rPr>
          <w:lang w:val="en-US"/>
        </w:rPr>
      </w:pPr>
      <w:r>
        <w:rPr>
          <w:lang w:val="en-US"/>
        </w:rPr>
        <w:t>What are the functions of O</w:t>
      </w:r>
      <w:r>
        <w:t>VRCustomSkeletonPrefab?</w:t>
      </w:r>
    </w:p>
    <w:p>
      <w:pPr>
        <w:pStyle w:val="9"/>
        <w:numPr>
          <w:ilvl w:val="0"/>
          <w:numId w:val="0"/>
        </w:numPr>
        <w:ind w:left="420" w:firstLine="289"/>
        <w:rPr>
          <w:lang w:val="en-US"/>
        </w:rPr>
      </w:pPr>
      <w:r>
        <w:rPr>
          <w:lang w:val="en-US"/>
        </w:rPr>
        <w:t>a) C</w:t>
      </w:r>
      <w:r>
        <w:t>ontains a custom skeleton hand model</w:t>
      </w:r>
      <w:r>
        <w:rPr>
          <w:lang w:val="en-US"/>
        </w:rPr>
        <w:t>.</w:t>
      </w:r>
    </w:p>
    <w:p>
      <w:pPr>
        <w:pStyle w:val="9"/>
        <w:numPr>
          <w:ilvl w:val="0"/>
          <w:numId w:val="0"/>
        </w:numPr>
        <w:ind w:left="420" w:firstLine="289"/>
        <w:rPr>
          <w:lang w:val="en-US"/>
        </w:rPr>
      </w:pPr>
      <w:r>
        <w:rPr>
          <w:lang w:val="en-US"/>
        </w:rPr>
        <w:t>b) Contains a model of Hands Controller.</w:t>
      </w:r>
    </w:p>
    <w:p>
      <w:pPr>
        <w:pStyle w:val="9"/>
        <w:numPr>
          <w:ilvl w:val="0"/>
          <w:numId w:val="0"/>
        </w:numPr>
        <w:ind w:left="420" w:firstLine="289"/>
        <w:rPr>
          <w:lang w:val="en-US"/>
        </w:rPr>
      </w:pPr>
      <w:r>
        <w:rPr>
          <w:lang w:val="en-US"/>
        </w:rPr>
        <w:t>c) Contains a model of OVRController.</w:t>
      </w:r>
    </w:p>
    <w:p>
      <w:pPr>
        <w:pStyle w:val="9"/>
        <w:numPr>
          <w:ilvl w:val="0"/>
          <w:numId w:val="0"/>
        </w:numPr>
        <w:ind w:left="420" w:firstLine="289"/>
        <w:rPr>
          <w:lang w:val="en-US"/>
        </w:rPr>
      </w:pPr>
      <w:r>
        <w:rPr>
          <w:lang w:val="en-US"/>
        </w:rPr>
        <w:t>d) All of these.</w:t>
      </w:r>
    </w:p>
    <w:p>
      <w:pPr>
        <w:pStyle w:val="9"/>
        <w:numPr>
          <w:ilvl w:val="0"/>
          <w:numId w:val="0"/>
        </w:numPr>
        <w:ind w:left="420" w:firstLine="289"/>
        <w:rPr>
          <w:lang w:val="en-US"/>
        </w:rPr>
      </w:pPr>
    </w:p>
    <w:p>
      <w:pPr>
        <w:pStyle w:val="9"/>
        <w:numPr>
          <w:ilvl w:val="0"/>
          <w:numId w:val="6"/>
        </w:numPr>
        <w:ind w:left="709" w:hanging="289"/>
        <w:rPr>
          <w:lang w:val="en-US"/>
        </w:rPr>
      </w:pPr>
      <w:r>
        <w:rPr>
          <w:lang w:val="en-US"/>
        </w:rPr>
        <w:t>What component in Oculus Interaction SDK is used for tracking the hand movements?</w:t>
      </w:r>
    </w:p>
    <w:p>
      <w:pPr>
        <w:pStyle w:val="9"/>
        <w:numPr>
          <w:ilvl w:val="0"/>
          <w:numId w:val="7"/>
        </w:numPr>
        <w:ind w:left="420" w:firstLine="289"/>
        <w:rPr>
          <w:lang w:val="en-US"/>
        </w:rPr>
      </w:pPr>
      <w:r>
        <w:rPr>
          <w:lang w:val="en-US"/>
        </w:rPr>
        <w:t>OVRHand</w:t>
      </w:r>
    </w:p>
    <w:p>
      <w:pPr>
        <w:pStyle w:val="9"/>
        <w:numPr>
          <w:ilvl w:val="0"/>
          <w:numId w:val="7"/>
        </w:numPr>
        <w:ind w:left="420" w:firstLine="289"/>
        <w:rPr>
          <w:lang w:val="en-US"/>
        </w:rPr>
      </w:pPr>
      <w:r>
        <w:rPr>
          <w:lang w:val="en-US"/>
        </w:rPr>
        <w:t>OVRHandController</w:t>
      </w:r>
    </w:p>
    <w:p>
      <w:pPr>
        <w:pStyle w:val="9"/>
        <w:numPr>
          <w:ilvl w:val="0"/>
          <w:numId w:val="7"/>
        </w:numPr>
        <w:ind w:left="420" w:firstLine="289"/>
        <w:rPr>
          <w:lang w:val="en-US"/>
        </w:rPr>
      </w:pPr>
      <w:r>
        <w:rPr>
          <w:lang w:val="en-US"/>
        </w:rPr>
        <w:t>OVRHandPrefab</w:t>
      </w:r>
    </w:p>
    <w:p>
      <w:pPr>
        <w:pStyle w:val="9"/>
        <w:numPr>
          <w:ilvl w:val="0"/>
          <w:numId w:val="7"/>
        </w:numPr>
        <w:ind w:left="420" w:firstLine="289"/>
        <w:rPr>
          <w:lang w:val="en-US"/>
        </w:rPr>
      </w:pPr>
      <w:r>
        <w:rPr>
          <w:lang w:val="en-US"/>
        </w:rPr>
        <w:t>OVRCameraRig</w:t>
      </w:r>
    </w:p>
    <w:p>
      <w:pPr>
        <w:pStyle w:val="9"/>
        <w:numPr>
          <w:ilvl w:val="0"/>
          <w:numId w:val="0"/>
        </w:numPr>
        <w:ind w:left="420" w:firstLine="289"/>
        <w:rPr>
          <w:lang w:val="en-US"/>
        </w:rPr>
      </w:pPr>
    </w:p>
    <w:p>
      <w:pPr>
        <w:pStyle w:val="9"/>
        <w:numPr>
          <w:ilvl w:val="0"/>
          <w:numId w:val="6"/>
        </w:numPr>
        <w:ind w:left="709" w:hanging="289"/>
        <w:rPr>
          <w:lang w:val="en-US"/>
        </w:rPr>
      </w:pPr>
      <w:r>
        <w:rPr>
          <w:lang w:val="en-US"/>
        </w:rPr>
        <w:t>Which prefab provides a set of cameras that are used to render VR  environment?</w:t>
      </w:r>
    </w:p>
    <w:p>
      <w:pPr>
        <w:pStyle w:val="9"/>
        <w:numPr>
          <w:ilvl w:val="0"/>
          <w:numId w:val="8"/>
        </w:numPr>
        <w:ind w:left="420" w:firstLine="289"/>
        <w:rPr>
          <w:lang w:val="en-US"/>
        </w:rPr>
      </w:pPr>
      <w:r>
        <w:rPr>
          <w:lang w:val="en-US"/>
        </w:rPr>
        <w:t>OVRCameraRig</w:t>
      </w:r>
    </w:p>
    <w:p>
      <w:pPr>
        <w:pStyle w:val="9"/>
        <w:numPr>
          <w:ilvl w:val="0"/>
          <w:numId w:val="8"/>
        </w:numPr>
        <w:ind w:left="420" w:firstLine="289"/>
        <w:rPr>
          <w:lang w:val="en-US"/>
        </w:rPr>
      </w:pPr>
      <w:r>
        <w:rPr>
          <w:lang w:val="en-US"/>
        </w:rPr>
        <w:t>OVRController</w:t>
      </w:r>
    </w:p>
    <w:p>
      <w:pPr>
        <w:pStyle w:val="9"/>
        <w:numPr>
          <w:ilvl w:val="0"/>
          <w:numId w:val="8"/>
        </w:numPr>
        <w:ind w:left="420" w:firstLine="289"/>
        <w:rPr>
          <w:lang w:val="en-US"/>
        </w:rPr>
      </w:pPr>
      <w:r>
        <w:rPr>
          <w:lang w:val="en-US"/>
        </w:rPr>
        <w:t>OVRHand</w:t>
      </w:r>
    </w:p>
    <w:p>
      <w:pPr>
        <w:pStyle w:val="9"/>
        <w:numPr>
          <w:ilvl w:val="0"/>
          <w:numId w:val="8"/>
        </w:numPr>
        <w:ind w:left="420" w:firstLine="289"/>
        <w:rPr>
          <w:lang w:val="en-US"/>
        </w:rPr>
      </w:pPr>
      <w:r>
        <w:rPr>
          <w:lang w:val="en-US"/>
        </w:rPr>
        <w:t>OVRVRender</w:t>
      </w:r>
    </w:p>
    <w:p>
      <w:pPr>
        <w:pStyle w:val="9"/>
        <w:numPr>
          <w:ilvl w:val="0"/>
          <w:numId w:val="0"/>
        </w:numPr>
        <w:ind w:left="420" w:firstLine="289"/>
        <w:rPr>
          <w:lang w:val="en-US"/>
        </w:rPr>
      </w:pPr>
    </w:p>
    <w:p>
      <w:pPr>
        <w:pStyle w:val="9"/>
        <w:numPr>
          <w:ilvl w:val="0"/>
          <w:numId w:val="6"/>
        </w:numPr>
        <w:ind w:left="709" w:hanging="289"/>
        <w:rPr>
          <w:lang w:val="en-US"/>
        </w:rPr>
      </w:pPr>
      <w:r>
        <w:rPr>
          <w:lang w:val="en-US"/>
        </w:rPr>
        <w:t>What is the use of changing hands as VR Controllers?</w:t>
      </w:r>
    </w:p>
    <w:p>
      <w:pPr>
        <w:pStyle w:val="9"/>
        <w:numPr>
          <w:ilvl w:val="0"/>
          <w:numId w:val="9"/>
        </w:numPr>
        <w:ind w:left="420" w:firstLine="289"/>
        <w:rPr>
          <w:lang w:val="en-US"/>
        </w:rPr>
      </w:pPr>
      <w:r>
        <w:rPr>
          <w:lang w:val="en-US"/>
        </w:rPr>
        <w:t>Intuitive Control</w:t>
      </w:r>
    </w:p>
    <w:p>
      <w:pPr>
        <w:pStyle w:val="9"/>
        <w:numPr>
          <w:ilvl w:val="0"/>
          <w:numId w:val="9"/>
        </w:numPr>
        <w:ind w:left="420" w:firstLine="289"/>
        <w:rPr>
          <w:lang w:val="en-US"/>
        </w:rPr>
      </w:pPr>
      <w:r>
        <w:rPr>
          <w:lang w:val="en-US"/>
        </w:rPr>
        <w:t xml:space="preserve">Provides </w:t>
      </w:r>
      <w:r>
        <w:t>Accessibility</w:t>
      </w:r>
    </w:p>
    <w:p>
      <w:pPr>
        <w:pStyle w:val="9"/>
        <w:numPr>
          <w:ilvl w:val="0"/>
          <w:numId w:val="9"/>
        </w:numPr>
        <w:ind w:left="420" w:firstLine="289"/>
        <w:rPr>
          <w:lang w:val="en-US"/>
        </w:rPr>
      </w:pPr>
      <w:r>
        <w:rPr>
          <w:lang w:val="en-US"/>
        </w:rPr>
        <w:t>Faster Interaction</w:t>
      </w:r>
    </w:p>
    <w:p>
      <w:pPr>
        <w:pStyle w:val="9"/>
        <w:numPr>
          <w:ilvl w:val="0"/>
          <w:numId w:val="9"/>
        </w:numPr>
        <w:ind w:left="420" w:firstLine="289"/>
        <w:rPr>
          <w:lang w:val="en-US"/>
        </w:rPr>
      </w:pPr>
      <w:r>
        <w:rPr>
          <w:lang w:val="en-US"/>
        </w:rPr>
        <w:t>All</w:t>
      </w:r>
    </w:p>
    <w:p>
      <w:pPr>
        <w:pStyle w:val="9"/>
        <w:numPr>
          <w:ilvl w:val="0"/>
          <w:numId w:val="0"/>
        </w:numPr>
        <w:ind w:left="420" w:firstLine="289"/>
        <w:rPr>
          <w:lang w:val="en-US"/>
        </w:rPr>
      </w:pPr>
    </w:p>
    <w:p>
      <w:pPr>
        <w:pStyle w:val="9"/>
        <w:numPr>
          <w:ilvl w:val="0"/>
          <w:numId w:val="6"/>
        </w:numPr>
        <w:ind w:left="709" w:hanging="289"/>
        <w:rPr>
          <w:lang w:val="en-US"/>
        </w:rPr>
      </w:pPr>
      <w:r>
        <w:rPr>
          <w:lang w:val="en-US"/>
        </w:rPr>
        <w:t>Which of these is not component of Unity Oculus Interaction SDK?</w:t>
      </w:r>
    </w:p>
    <w:p>
      <w:pPr>
        <w:pStyle w:val="9"/>
        <w:numPr>
          <w:ilvl w:val="0"/>
          <w:numId w:val="10"/>
        </w:numPr>
        <w:ind w:left="420" w:firstLine="289"/>
        <w:rPr>
          <w:lang w:val="en-US"/>
        </w:rPr>
      </w:pPr>
      <w:r>
        <w:rPr>
          <w:lang w:val="en-US"/>
        </w:rPr>
        <w:t>OVRCameraRig</w:t>
      </w:r>
    </w:p>
    <w:p>
      <w:pPr>
        <w:pStyle w:val="9"/>
        <w:numPr>
          <w:ilvl w:val="0"/>
          <w:numId w:val="10"/>
        </w:numPr>
        <w:ind w:left="420" w:firstLine="289"/>
        <w:rPr>
          <w:lang w:val="en-US"/>
        </w:rPr>
      </w:pPr>
      <w:r>
        <w:rPr>
          <w:lang w:val="en-US"/>
        </w:rPr>
        <w:t>OVRVRender</w:t>
      </w:r>
    </w:p>
    <w:p>
      <w:pPr>
        <w:pStyle w:val="9"/>
        <w:numPr>
          <w:ilvl w:val="0"/>
          <w:numId w:val="10"/>
        </w:numPr>
        <w:ind w:left="420" w:firstLine="289"/>
        <w:rPr>
          <w:lang w:val="en-US"/>
        </w:rPr>
      </w:pPr>
      <w:r>
        <w:rPr>
          <w:lang w:val="en-US"/>
        </w:rPr>
        <w:t>OVRPlayerController</w:t>
      </w:r>
    </w:p>
    <w:p>
      <w:pPr>
        <w:pStyle w:val="9"/>
        <w:numPr>
          <w:ilvl w:val="0"/>
          <w:numId w:val="10"/>
        </w:numPr>
        <w:ind w:left="420" w:firstLine="289"/>
        <w:rPr>
          <w:lang w:val="en-US"/>
        </w:rPr>
      </w:pPr>
      <w:r>
        <w:rPr>
          <w:lang w:val="en-US"/>
        </w:rPr>
        <w:t>OVRHandController</w:t>
      </w:r>
    </w:p>
    <w:p>
      <w:pPr>
        <w:pStyle w:val="9"/>
        <w:numPr>
          <w:ilvl w:val="0"/>
          <w:numId w:val="0"/>
        </w:numPr>
        <w:rPr>
          <w:lang w:val="en-US"/>
        </w:rPr>
      </w:pPr>
    </w:p>
    <w:p>
      <w:pPr>
        <w:spacing w:after="0" w:line="276" w:lineRule="auto"/>
        <w:jc w:val="both"/>
        <w:rPr>
          <w:rFonts w:ascii="Twentieth Century" w:hAnsi="Twentieth Century" w:eastAsia="Twentieth Century" w:cs="Twentieth Century"/>
          <w:color w:val="3D85C6"/>
          <w:sz w:val="44"/>
          <w:szCs w:val="44"/>
        </w:rPr>
      </w:pPr>
      <w:r>
        <w:rPr>
          <w:rFonts w:ascii="Twentieth Century" w:hAnsi="Twentieth Century" w:eastAsia="Twentieth Century" w:cs="Twentieth Century"/>
          <w:color w:val="3D85C6"/>
          <w:sz w:val="44"/>
          <w:szCs w:val="44"/>
        </w:rPr>
        <w:t xml:space="preserve">5.6 Answers </w:t>
      </w:r>
    </w:p>
    <w:tbl>
      <w:tblPr>
        <w:tblStyle w:val="15"/>
        <w:tblW w:w="2655" w:type="dxa"/>
        <w:tblInd w:w="6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825"/>
        <w:gridCol w:w="18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825"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1</w:t>
            </w:r>
          </w:p>
        </w:tc>
        <w:tc>
          <w:tcPr>
            <w:tcW w:w="1830"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lang w:val="en-US"/>
              </w:rPr>
            </w:pPr>
            <w:r>
              <w:rPr>
                <w:rFonts w:ascii="Bookman Old Style" w:hAnsi="Bookman Old Style" w:eastAsia="Bookman Old Style" w:cs="Bookman Old Style"/>
                <w:sz w:val="24"/>
                <w:szCs w:val="24"/>
                <w:lang w:val="en-US"/>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825"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2</w:t>
            </w:r>
          </w:p>
        </w:tc>
        <w:tc>
          <w:tcPr>
            <w:tcW w:w="1830"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lang w:val="en-US"/>
              </w:rPr>
            </w:pPr>
            <w:r>
              <w:rPr>
                <w:rFonts w:ascii="Bookman Old Style" w:hAnsi="Bookman Old Style" w:eastAsia="Bookman Old Style" w:cs="Bookman Old Style"/>
                <w:sz w:val="24"/>
                <w:szCs w:val="24"/>
                <w:lang w:val="en-US"/>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825"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3</w:t>
            </w:r>
          </w:p>
        </w:tc>
        <w:tc>
          <w:tcPr>
            <w:tcW w:w="1830"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825"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4</w:t>
            </w:r>
          </w:p>
        </w:tc>
        <w:tc>
          <w:tcPr>
            <w:tcW w:w="1830"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lang w:val="en-US"/>
              </w:rPr>
            </w:pPr>
            <w:r>
              <w:rPr>
                <w:rFonts w:ascii="Bookman Old Style" w:hAnsi="Bookman Old Style" w:eastAsia="Bookman Old Style" w:cs="Bookman Old Style"/>
                <w:sz w:val="24"/>
                <w:szCs w:val="24"/>
                <w:lang w:val="en-US"/>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825"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5</w:t>
            </w:r>
          </w:p>
        </w:tc>
        <w:tc>
          <w:tcPr>
            <w:tcW w:w="1830"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after="0" w:line="276" w:lineRule="auto"/>
              <w:jc w:val="both"/>
              <w:rPr>
                <w:rFonts w:ascii="Bookman Old Style" w:hAnsi="Bookman Old Style" w:eastAsia="Bookman Old Style" w:cs="Bookman Old Style"/>
                <w:sz w:val="24"/>
                <w:szCs w:val="24"/>
                <w:lang w:val="en-US"/>
              </w:rPr>
            </w:pPr>
            <w:r>
              <w:rPr>
                <w:rFonts w:ascii="Bookman Old Style" w:hAnsi="Bookman Old Style" w:eastAsia="Bookman Old Style" w:cs="Bookman Old Style"/>
                <w:sz w:val="24"/>
                <w:szCs w:val="24"/>
                <w:lang w:val="en-US"/>
              </w:rPr>
              <w:t>b</w:t>
            </w:r>
          </w:p>
        </w:tc>
      </w:tr>
    </w:tbl>
    <w:p>
      <w:pPr>
        <w:pStyle w:val="9"/>
        <w:numPr>
          <w:ilvl w:val="0"/>
          <w:numId w:val="0"/>
        </w:numPr>
        <w:rPr>
          <w:lang w:val="en-US"/>
        </w:rPr>
      </w:pPr>
    </w:p>
    <w:p>
      <w:pPr>
        <w:spacing w:after="0" w:line="276" w:lineRule="auto"/>
        <w:jc w:val="both"/>
        <w:rPr>
          <w:rFonts w:ascii="Twentieth Century" w:hAnsi="Twentieth Century" w:eastAsia="Twentieth Century" w:cs="Twentieth Century"/>
          <w:color w:val="3D85C6"/>
          <w:sz w:val="44"/>
          <w:szCs w:val="44"/>
        </w:rPr>
      </w:pPr>
      <w:r>
        <w:rPr>
          <w:rFonts w:ascii="Twentieth Century" w:hAnsi="Twentieth Century" w:eastAsia="Twentieth Century" w:cs="Twentieth Century"/>
          <w:color w:val="3D85C6"/>
          <w:sz w:val="44"/>
          <w:szCs w:val="44"/>
        </w:rPr>
        <w:t xml:space="preserve">5.7 Try It Yourself </w:t>
      </w:r>
    </w:p>
    <w:p>
      <w:pPr>
        <w:numPr>
          <w:ilvl w:val="0"/>
          <w:numId w:val="11"/>
        </w:numPr>
        <w:spacing w:line="276" w:lineRule="auto"/>
        <w:jc w:val="both"/>
        <w:rPr>
          <w:sz w:val="24"/>
          <w:szCs w:val="24"/>
        </w:rPr>
      </w:pPr>
      <w:r>
        <w:rPr>
          <w:rFonts w:ascii="Bookman Old Style" w:hAnsi="Bookman Old Style" w:eastAsia="Bookman Old Style" w:cs="Bookman Old Style"/>
          <w:sz w:val="24"/>
          <w:szCs w:val="24"/>
        </w:rPr>
        <w:t xml:space="preserve">Build </w:t>
      </w:r>
      <w:r>
        <w:rPr>
          <w:rFonts w:ascii="Bookman Old Style" w:hAnsi="Bookman Old Style" w:eastAsia="Bookman Old Style" w:cs="Bookman Old Style"/>
          <w:sz w:val="24"/>
          <w:szCs w:val="24"/>
          <w:lang w:val="en-US"/>
        </w:rPr>
        <w:t>your VR Hands Controller.</w:t>
      </w:r>
    </w:p>
    <w:p>
      <w:pPr>
        <w:pStyle w:val="14"/>
        <w:numPr>
          <w:ilvl w:val="0"/>
          <w:numId w:val="12"/>
        </w:numPr>
      </w:pPr>
      <w:r>
        <w:rPr>
          <w:lang w:val="en-US"/>
        </w:rPr>
        <w:t>Make movements using VR Hand Controller.</w:t>
      </w:r>
    </w:p>
    <w:p>
      <w:pPr>
        <w:pStyle w:val="9"/>
        <w:numPr>
          <w:ilvl w:val="0"/>
          <w:numId w:val="0"/>
        </w:numPr>
        <w:rPr>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ouvik nath" w:date="2023-05-02T13:49:00Z" w:initials="sn">
    <w:p w14:paraId="3AC53AA2">
      <w:pPr>
        <w:pStyle w:val="5"/>
      </w:pPr>
      <w:r>
        <w:t>Or OpenXR SDK</w:t>
      </w:r>
    </w:p>
  </w:comment>
  <w:comment w:id="1" w:author="souvik nath" w:date="2023-05-02T13:50:00Z" w:initials="sn">
    <w:p w14:paraId="541F3725">
      <w:pPr>
        <w:pStyle w:val="5"/>
      </w:pPr>
      <w:r>
        <w:t>It is Partially correct For Hand Tracking one have to Train himself/herself first. Please Rephrase the Sentence.</w:t>
      </w:r>
    </w:p>
    <w:p w14:paraId="1BFF6D93">
      <w:pPr>
        <w:pStyle w:val="5"/>
      </w:pPr>
    </w:p>
    <w:p w14:paraId="42CE7C91">
      <w:pPr>
        <w:pStyle w:val="5"/>
      </w:pPr>
      <w:r>
        <w:t xml:space="preserve">@SME For Your Understanding you can check this Out </w:t>
      </w:r>
    </w:p>
    <w:p w14:paraId="520475EC">
      <w:pPr>
        <w:pStyle w:val="5"/>
      </w:pPr>
    </w:p>
    <w:p w14:paraId="42B30899">
      <w:pPr>
        <w:pStyle w:val="5"/>
      </w:pPr>
      <w:r>
        <w:t xml:space="preserve">https://developers.facebook.com/blog/post/2022/11/22/building-intuitive-interactions-vr/  </w:t>
      </w:r>
    </w:p>
  </w:comment>
  <w:comment w:id="2" w:author="souvik nath" w:date="2023-05-02T13:58:00Z" w:initials="sn">
    <w:p w14:paraId="39907F87">
      <w:pPr>
        <w:pStyle w:val="5"/>
      </w:pPr>
      <w:r>
        <w:t xml:space="preserve">Step Missing Setting up Hand Model Gameobjects  in the Inspector Window </w:t>
      </w:r>
    </w:p>
  </w:comment>
  <w:comment w:id="3" w:author="NM" w:date="2023-04-30T10:56:00Z" w:initials="">
    <w:p w14:paraId="1C0F6416">
      <w:pPr>
        <w:pStyle w:val="5"/>
      </w:pPr>
      <w:r>
        <w:t xml:space="preserve">SME: Please check these points. Summary should highlight what has been discussed in the session. Here, throughout the session, OVRPlayerController, VR controller have been mentioned but not explained. </w:t>
      </w:r>
    </w:p>
  </w:comment>
  <w:comment w:id="4" w:author="asus" w:date="2023-05-05T02:55:29Z" w:initials="a">
    <w:p w14:paraId="0F8A4934">
      <w:pPr>
        <w:pStyle w:val="5"/>
        <w:rPr>
          <w:rFonts w:hint="default"/>
          <w:lang w:val="en-US"/>
        </w:rPr>
      </w:pPr>
      <w:r>
        <w:rPr>
          <w:rFonts w:hint="default"/>
          <w:lang w:val="en-US"/>
        </w:rPr>
        <w:t>That is why they are explained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AC53AA2" w15:done="0"/>
  <w15:commentEx w15:paraId="42B30899" w15:done="1"/>
  <w15:commentEx w15:paraId="39907F87" w15:done="0"/>
  <w15:commentEx w15:paraId="1C0F6416" w15:done="0"/>
  <w15:commentEx w15:paraId="0F8A4934" w15:done="0" w15:paraIdParent="1C0F6416"/>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wentieth Century">
    <w:altName w:val="Century"/>
    <w:panose1 w:val="00000000000000000000"/>
    <w:charset w:val="00"/>
    <w:family w:val="auto"/>
    <w:pitch w:val="default"/>
    <w:sig w:usb0="00000000" w:usb1="00000000" w:usb2="00000000" w:usb3="00000000" w:csb0="00000000" w:csb1="00000000"/>
  </w:font>
  <w:font w:name="Century">
    <w:panose1 w:val="02040604050505020304"/>
    <w:charset w:val="00"/>
    <w:family w:val="auto"/>
    <w:pitch w:val="default"/>
    <w:sig w:usb0="00000287" w:usb1="00000000" w:usb2="00000000" w:usb3="00000000" w:csb0="2000009F" w:csb1="DFD7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ookman Old Style">
    <w:panose1 w:val="02050604050505020204"/>
    <w:charset w:val="00"/>
    <w:family w:val="roman"/>
    <w:pitch w:val="default"/>
    <w:sig w:usb0="00000287" w:usb1="00000000" w:usb2="00000000" w:usb3="00000000" w:csb0="2000009F" w:csb1="DFD7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E80F4D"/>
    <w:multiLevelType w:val="singleLevel"/>
    <w:tmpl w:val="9CE80F4D"/>
    <w:lvl w:ilvl="0" w:tentative="0">
      <w:start w:val="1"/>
      <w:numFmt w:val="decimal"/>
      <w:suff w:val="space"/>
      <w:lvlText w:val="%1."/>
      <w:lvlJc w:val="left"/>
    </w:lvl>
  </w:abstractNum>
  <w:abstractNum w:abstractNumId="1">
    <w:nsid w:val="9DD4FB4E"/>
    <w:multiLevelType w:val="multilevel"/>
    <w:tmpl w:val="9DD4FB4E"/>
    <w:lvl w:ilvl="0" w:tentative="0">
      <w:start w:val="1"/>
      <w:numFmt w:val="decimal"/>
      <w:pStyle w:val="9"/>
      <w:lvlText w:val="%1)"/>
      <w:lvlJc w:val="left"/>
      <w:pPr>
        <w:tabs>
          <w:tab w:val="left" w:pos="425"/>
        </w:tabs>
        <w:ind w:left="425" w:hanging="425"/>
      </w:pPr>
      <w:rPr>
        <w:rFonts w:hint="default" w:ascii="Noto Sans Symbols" w:hAnsi="Noto Sans Symbols" w:eastAsia="Noto Sans Symbols"/>
      </w:rPr>
    </w:lvl>
    <w:lvl w:ilvl="1" w:tentative="0">
      <w:start w:val="1"/>
      <w:numFmt w:val="lowerLetter"/>
      <w:lvlText w:val="%2."/>
      <w:lvlJc w:val="left"/>
      <w:pPr>
        <w:tabs>
          <w:tab w:val="left" w:pos="425"/>
        </w:tabs>
        <w:ind w:left="425" w:hanging="425"/>
      </w:pPr>
      <w:rPr>
        <w:rFonts w:hint="default"/>
      </w:rPr>
    </w:lvl>
    <w:lvl w:ilvl="2" w:tentative="0">
      <w:start w:val="1"/>
      <w:numFmt w:val="lowerRoman"/>
      <w:lvlText w:val="%3."/>
      <w:lvlJc w:val="left"/>
      <w:pPr>
        <w:tabs>
          <w:tab w:val="left" w:pos="425"/>
        </w:tabs>
        <w:ind w:left="425" w:hanging="425"/>
      </w:pPr>
      <w:rPr>
        <w:rFonts w:hint="default"/>
      </w:rPr>
    </w:lvl>
    <w:lvl w:ilvl="3" w:tentative="0">
      <w:start w:val="1"/>
      <w:numFmt w:val="decimal"/>
      <w:lvlText w:val="%4."/>
      <w:lvlJc w:val="left"/>
      <w:pPr>
        <w:tabs>
          <w:tab w:val="left" w:pos="425"/>
        </w:tabs>
        <w:ind w:left="425" w:hanging="425"/>
      </w:pPr>
      <w:rPr>
        <w:rFonts w:hint="default"/>
      </w:rPr>
    </w:lvl>
    <w:lvl w:ilvl="4" w:tentative="0">
      <w:start w:val="1"/>
      <w:numFmt w:val="lowerLetter"/>
      <w:lvlText w:val="%5."/>
      <w:lvlJc w:val="left"/>
      <w:pPr>
        <w:tabs>
          <w:tab w:val="left" w:pos="425"/>
        </w:tabs>
        <w:ind w:left="425" w:hanging="425"/>
      </w:pPr>
      <w:rPr>
        <w:rFonts w:hint="default"/>
      </w:rPr>
    </w:lvl>
    <w:lvl w:ilvl="5" w:tentative="0">
      <w:start w:val="1"/>
      <w:numFmt w:val="lowerRoman"/>
      <w:lvlText w:val="%6."/>
      <w:lvlJc w:val="left"/>
      <w:pPr>
        <w:tabs>
          <w:tab w:val="left" w:pos="425"/>
        </w:tabs>
        <w:ind w:left="425" w:hanging="425"/>
      </w:pPr>
      <w:rPr>
        <w:rFonts w:hint="default"/>
      </w:rPr>
    </w:lvl>
    <w:lvl w:ilvl="6" w:tentative="0">
      <w:start w:val="1"/>
      <w:numFmt w:val="decimal"/>
      <w:lvlText w:val="%7."/>
      <w:lvlJc w:val="left"/>
      <w:pPr>
        <w:tabs>
          <w:tab w:val="left" w:pos="425"/>
        </w:tabs>
        <w:ind w:left="425" w:hanging="425"/>
      </w:pPr>
      <w:rPr>
        <w:rFonts w:hint="default"/>
      </w:rPr>
    </w:lvl>
    <w:lvl w:ilvl="7" w:tentative="0">
      <w:start w:val="1"/>
      <w:numFmt w:val="lowerLetter"/>
      <w:lvlText w:val="%8."/>
      <w:lvlJc w:val="left"/>
      <w:pPr>
        <w:tabs>
          <w:tab w:val="left" w:pos="425"/>
        </w:tabs>
        <w:ind w:left="425" w:hanging="425"/>
      </w:pPr>
      <w:rPr>
        <w:rFonts w:hint="default"/>
      </w:rPr>
    </w:lvl>
    <w:lvl w:ilvl="8" w:tentative="0">
      <w:start w:val="1"/>
      <w:numFmt w:val="lowerRoman"/>
      <w:lvlText w:val="%9."/>
      <w:lvlJc w:val="left"/>
      <w:pPr>
        <w:tabs>
          <w:tab w:val="left" w:pos="425"/>
        </w:tabs>
        <w:ind w:left="425" w:hanging="425"/>
      </w:pPr>
      <w:rPr>
        <w:rFonts w:hint="default"/>
      </w:rPr>
    </w:lvl>
  </w:abstractNum>
  <w:abstractNum w:abstractNumId="2">
    <w:nsid w:val="9F514792"/>
    <w:multiLevelType w:val="singleLevel"/>
    <w:tmpl w:val="9F514792"/>
    <w:lvl w:ilvl="0" w:tentative="0">
      <w:start w:val="1"/>
      <w:numFmt w:val="lowerLetter"/>
      <w:suff w:val="space"/>
      <w:lvlText w:val="%1)"/>
      <w:lvlJc w:val="left"/>
      <w:rPr>
        <w:rFonts w:ascii="Bookman Old Style" w:hAnsi="Bookman Old Style" w:eastAsia="Bookman Old Style" w:cs="Bookman Old Style"/>
      </w:rPr>
    </w:lvl>
  </w:abstractNum>
  <w:abstractNum w:abstractNumId="3">
    <w:nsid w:val="B010C04E"/>
    <w:multiLevelType w:val="singleLevel"/>
    <w:tmpl w:val="B010C04E"/>
    <w:lvl w:ilvl="0" w:tentative="0">
      <w:start w:val="1"/>
      <w:numFmt w:val="lowerLetter"/>
      <w:suff w:val="space"/>
      <w:lvlText w:val="%1)"/>
      <w:lvlJc w:val="left"/>
      <w:rPr>
        <w:rFonts w:ascii="Bookman Old Style" w:hAnsi="Bookman Old Style" w:eastAsia="Bookman Old Style" w:cs="Bookman Old Style"/>
      </w:rPr>
    </w:lvl>
  </w:abstractNum>
  <w:abstractNum w:abstractNumId="4">
    <w:nsid w:val="C530973B"/>
    <w:multiLevelType w:val="singleLevel"/>
    <w:tmpl w:val="C530973B"/>
    <w:lvl w:ilvl="0" w:tentative="0">
      <w:start w:val="1"/>
      <w:numFmt w:val="bullet"/>
      <w:lvlText w:val=""/>
      <w:lvlJc w:val="left"/>
      <w:pPr>
        <w:tabs>
          <w:tab w:val="left" w:pos="420"/>
        </w:tabs>
        <w:ind w:left="420" w:hanging="420"/>
      </w:pPr>
      <w:rPr>
        <w:rFonts w:hint="default" w:ascii="Wingdings" w:hAnsi="Wingdings"/>
      </w:rPr>
    </w:lvl>
  </w:abstractNum>
  <w:abstractNum w:abstractNumId="5">
    <w:nsid w:val="C8879AEF"/>
    <w:multiLevelType w:val="multilevel"/>
    <w:tmpl w:val="C8879AEF"/>
    <w:lvl w:ilvl="0" w:tentative="0">
      <w:start w:val="1"/>
      <w:numFmt w:val="bullet"/>
      <w:lvlText w:val="⮚"/>
      <w:lvlJc w:val="left"/>
      <w:pPr>
        <w:ind w:left="720" w:hanging="360"/>
      </w:pPr>
      <w:rPr>
        <w:rFonts w:ascii="Noto Sans Symbols" w:hAnsi="Noto Sans Symbols" w:eastAsia="Noto Sans Symbols" w:cs="Noto Sans Symbols"/>
        <w:color w:val="000000"/>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D3794894"/>
    <w:multiLevelType w:val="singleLevel"/>
    <w:tmpl w:val="D3794894"/>
    <w:lvl w:ilvl="0" w:tentative="0">
      <w:start w:val="1"/>
      <w:numFmt w:val="lowerLetter"/>
      <w:suff w:val="space"/>
      <w:lvlText w:val="%1)"/>
      <w:lvlJc w:val="left"/>
      <w:rPr>
        <w:rFonts w:ascii="Bookman Old Style" w:hAnsi="Bookman Old Style" w:eastAsia="Bookman Old Style" w:cs="Bookman Old Style"/>
      </w:rPr>
    </w:lvl>
  </w:abstractNum>
  <w:abstractNum w:abstractNumId="7">
    <w:nsid w:val="0053208E"/>
    <w:multiLevelType w:val="multilevel"/>
    <w:tmpl w:val="0053208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8">
    <w:nsid w:val="517F3BB4"/>
    <w:multiLevelType w:val="singleLevel"/>
    <w:tmpl w:val="517F3BB4"/>
    <w:lvl w:ilvl="0" w:tentative="0">
      <w:start w:val="1"/>
      <w:numFmt w:val="lowerLetter"/>
      <w:suff w:val="space"/>
      <w:lvlText w:val="%1)"/>
      <w:lvlJc w:val="left"/>
      <w:rPr>
        <w:rFonts w:ascii="Bookman Old Style" w:hAnsi="Bookman Old Style" w:eastAsia="Bookman Old Style" w:cs="Bookman Old Style"/>
      </w:rPr>
    </w:lvl>
  </w:abstractNum>
  <w:abstractNum w:abstractNumId="9">
    <w:nsid w:val="5A241D34"/>
    <w:multiLevelType w:val="multilevel"/>
    <w:tmpl w:val="5A241D34"/>
    <w:lvl w:ilvl="0" w:tentative="0">
      <w:start w:val="1"/>
      <w:numFmt w:val="bullet"/>
      <w:lvlText w:val="⮚"/>
      <w:lvlJc w:val="left"/>
      <w:pPr>
        <w:ind w:left="84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
    <w:nsid w:val="611694E8"/>
    <w:multiLevelType w:val="singleLevel"/>
    <w:tmpl w:val="611694E8"/>
    <w:lvl w:ilvl="0" w:tentative="0">
      <w:start w:val="1"/>
      <w:numFmt w:val="decimal"/>
      <w:lvlText w:val="%1)"/>
      <w:lvlJc w:val="left"/>
      <w:pPr>
        <w:tabs>
          <w:tab w:val="left" w:pos="425"/>
        </w:tabs>
        <w:ind w:left="425" w:hanging="425"/>
      </w:pPr>
      <w:rPr>
        <w:rFonts w:hint="default"/>
      </w:rPr>
    </w:lvl>
  </w:abstractNum>
  <w:abstractNum w:abstractNumId="11">
    <w:nsid w:val="785689FE"/>
    <w:multiLevelType w:val="singleLevel"/>
    <w:tmpl w:val="785689FE"/>
    <w:lvl w:ilvl="0" w:tentative="0">
      <w:start w:val="1"/>
      <w:numFmt w:val="decimal"/>
      <w:lvlText w:val="%1)"/>
      <w:lvlJc w:val="left"/>
      <w:pPr>
        <w:tabs>
          <w:tab w:val="left" w:pos="425"/>
        </w:tabs>
        <w:ind w:left="425" w:hanging="425"/>
      </w:pPr>
      <w:rPr>
        <w:rFonts w:hint="default"/>
      </w:rPr>
    </w:lvl>
  </w:abstractNum>
  <w:num w:numId="1">
    <w:abstractNumId w:val="1"/>
  </w:num>
  <w:num w:numId="2">
    <w:abstractNumId w:val="7"/>
  </w:num>
  <w:num w:numId="3">
    <w:abstractNumId w:val="11"/>
  </w:num>
  <w:num w:numId="4">
    <w:abstractNumId w:val="10"/>
  </w:num>
  <w:num w:numId="5">
    <w:abstractNumId w:val="4"/>
  </w:num>
  <w:num w:numId="6">
    <w:abstractNumId w:val="0"/>
  </w:num>
  <w:num w:numId="7">
    <w:abstractNumId w:val="2"/>
  </w:num>
  <w:num w:numId="8">
    <w:abstractNumId w:val="6"/>
  </w:num>
  <w:num w:numId="9">
    <w:abstractNumId w:val="3"/>
  </w:num>
  <w:num w:numId="10">
    <w:abstractNumId w:val="8"/>
  </w:num>
  <w:num w:numId="11">
    <w:abstractNumId w:val="9"/>
  </w:num>
  <w:num w:numId="12">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ouvik nath">
    <w15:presenceInfo w15:providerId="Windows Live" w15:userId="71de6cc1fd48f65c"/>
  </w15:person>
  <w15:person w15:author="NM">
    <w15:presenceInfo w15:providerId="None" w15:userId="NM"/>
  </w15:person>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embedSystemFonts/>
  <w:trackRevisions w:val="1"/>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551ACD"/>
    <w:rsid w:val="00031276"/>
    <w:rsid w:val="00070C23"/>
    <w:rsid w:val="00184E7A"/>
    <w:rsid w:val="0019550B"/>
    <w:rsid w:val="001C3FD8"/>
    <w:rsid w:val="002131A6"/>
    <w:rsid w:val="0021731A"/>
    <w:rsid w:val="00252849"/>
    <w:rsid w:val="00377408"/>
    <w:rsid w:val="003B52CF"/>
    <w:rsid w:val="00450021"/>
    <w:rsid w:val="00481067"/>
    <w:rsid w:val="004F0883"/>
    <w:rsid w:val="00520B5E"/>
    <w:rsid w:val="00542B77"/>
    <w:rsid w:val="005753C8"/>
    <w:rsid w:val="00593018"/>
    <w:rsid w:val="005D0475"/>
    <w:rsid w:val="005D1CE2"/>
    <w:rsid w:val="00670574"/>
    <w:rsid w:val="006D2B05"/>
    <w:rsid w:val="006F55F1"/>
    <w:rsid w:val="00703F73"/>
    <w:rsid w:val="007326DA"/>
    <w:rsid w:val="00734A14"/>
    <w:rsid w:val="0076768D"/>
    <w:rsid w:val="007B38CE"/>
    <w:rsid w:val="007E068B"/>
    <w:rsid w:val="007E4089"/>
    <w:rsid w:val="007F0B89"/>
    <w:rsid w:val="00820410"/>
    <w:rsid w:val="00836A83"/>
    <w:rsid w:val="00842E7C"/>
    <w:rsid w:val="00945E0D"/>
    <w:rsid w:val="0095192B"/>
    <w:rsid w:val="009C5A63"/>
    <w:rsid w:val="00A05898"/>
    <w:rsid w:val="00AE323D"/>
    <w:rsid w:val="00AF4081"/>
    <w:rsid w:val="00B17CEE"/>
    <w:rsid w:val="00B52C3D"/>
    <w:rsid w:val="00B617B5"/>
    <w:rsid w:val="00B80E87"/>
    <w:rsid w:val="00D30317"/>
    <w:rsid w:val="00D41CD2"/>
    <w:rsid w:val="00D8389B"/>
    <w:rsid w:val="00DB0EA9"/>
    <w:rsid w:val="00DE1D8D"/>
    <w:rsid w:val="00E64966"/>
    <w:rsid w:val="00EC0307"/>
    <w:rsid w:val="00EE0668"/>
    <w:rsid w:val="00F25DF8"/>
    <w:rsid w:val="00FD1482"/>
    <w:rsid w:val="038C76D9"/>
    <w:rsid w:val="07FE12BF"/>
    <w:rsid w:val="110274BA"/>
    <w:rsid w:val="176A419F"/>
    <w:rsid w:val="20580A66"/>
    <w:rsid w:val="2C8A1E45"/>
    <w:rsid w:val="39551ACD"/>
    <w:rsid w:val="42F00123"/>
    <w:rsid w:val="78356A0F"/>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IN" w:eastAsia="en-I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annotation reference"/>
    <w:basedOn w:val="2"/>
    <w:qFormat/>
    <w:uiPriority w:val="0"/>
    <w:rPr>
      <w:sz w:val="16"/>
      <w:szCs w:val="16"/>
    </w:rPr>
  </w:style>
  <w:style w:type="paragraph" w:styleId="5">
    <w:name w:val="annotation text"/>
    <w:basedOn w:val="1"/>
    <w:link w:val="18"/>
    <w:qFormat/>
    <w:uiPriority w:val="0"/>
    <w:pPr>
      <w:spacing w:line="240" w:lineRule="auto"/>
    </w:pPr>
    <w:rPr>
      <w:sz w:val="20"/>
      <w:szCs w:val="20"/>
    </w:rPr>
  </w:style>
  <w:style w:type="paragraph" w:styleId="6">
    <w:name w:val="annotation subject"/>
    <w:basedOn w:val="5"/>
    <w:next w:val="5"/>
    <w:link w:val="19"/>
    <w:semiHidden/>
    <w:unhideWhenUsed/>
    <w:qFormat/>
    <w:uiPriority w:val="0"/>
    <w:rPr>
      <w:b/>
      <w:bCs/>
    </w:rPr>
  </w:style>
  <w:style w:type="paragraph" w:styleId="7">
    <w:name w:val="Normal (Web)"/>
    <w:link w:val="13"/>
    <w:uiPriority w:val="0"/>
    <w:pPr>
      <w:spacing w:beforeAutospacing="1" w:afterAutospacing="1"/>
    </w:pPr>
    <w:rPr>
      <w:rFonts w:ascii="Times New Roman" w:hAnsi="Times New Roman" w:eastAsia="SimSun" w:cs="Times New Roman"/>
      <w:sz w:val="24"/>
      <w:szCs w:val="24"/>
      <w:lang w:val="en-US" w:eastAsia="zh-CN" w:bidi="ar-SA"/>
    </w:rPr>
  </w:style>
  <w:style w:type="paragraph" w:customStyle="1" w:styleId="8">
    <w:name w:val="Style1"/>
    <w:basedOn w:val="1"/>
    <w:uiPriority w:val="0"/>
    <w:pPr>
      <w:spacing w:after="0" w:line="276" w:lineRule="auto"/>
    </w:pPr>
    <w:rPr>
      <w:rFonts w:ascii="Twentieth Century" w:hAnsi="Twentieth Century" w:eastAsia="Twentieth Century" w:cs="Twentieth Century"/>
      <w:color w:val="4F81BD"/>
      <w:sz w:val="44"/>
      <w:szCs w:val="44"/>
    </w:rPr>
  </w:style>
  <w:style w:type="paragraph" w:customStyle="1" w:styleId="9">
    <w:name w:val="Style2"/>
    <w:basedOn w:val="1"/>
    <w:link w:val="10"/>
    <w:qFormat/>
    <w:uiPriority w:val="0"/>
    <w:pPr>
      <w:numPr>
        <w:ilvl w:val="0"/>
        <w:numId w:val="1"/>
      </w:numPr>
      <w:spacing w:after="0" w:line="276" w:lineRule="auto"/>
      <w:jc w:val="both"/>
    </w:pPr>
    <w:rPr>
      <w:rFonts w:ascii="Bookman Old Style" w:hAnsi="Bookman Old Style" w:eastAsia="Bookman Old Style" w:cs="Bookman Old Style"/>
      <w:sz w:val="24"/>
      <w:szCs w:val="24"/>
    </w:rPr>
  </w:style>
  <w:style w:type="character" w:customStyle="1" w:styleId="10">
    <w:name w:val="Style2 Char"/>
    <w:link w:val="9"/>
    <w:qFormat/>
    <w:uiPriority w:val="0"/>
    <w:rPr>
      <w:rFonts w:ascii="Bookman Old Style" w:hAnsi="Bookman Old Style" w:eastAsia="Bookman Old Style" w:cs="Bookman Old Style"/>
      <w:sz w:val="24"/>
      <w:szCs w:val="24"/>
    </w:rPr>
  </w:style>
  <w:style w:type="table" w:customStyle="1" w:styleId="11">
    <w:name w:val="_Style 12"/>
    <w:basedOn w:val="12"/>
    <w:qFormat/>
    <w:uiPriority w:val="0"/>
    <w:tblPr>
      <w:tblCellMar>
        <w:left w:w="108" w:type="dxa"/>
        <w:right w:w="108" w:type="dxa"/>
      </w:tblCellMar>
    </w:tblPr>
  </w:style>
  <w:style w:type="table" w:customStyle="1" w:styleId="12">
    <w:name w:val="Table Normal1"/>
    <w:uiPriority w:val="0"/>
    <w:tblPr>
      <w:tblCellMar>
        <w:top w:w="0" w:type="dxa"/>
        <w:left w:w="0" w:type="dxa"/>
        <w:bottom w:w="0" w:type="dxa"/>
        <w:right w:w="0" w:type="dxa"/>
      </w:tblCellMar>
    </w:tblPr>
  </w:style>
  <w:style w:type="character" w:customStyle="1" w:styleId="13">
    <w:name w:val="Normal (Web) Char"/>
    <w:link w:val="7"/>
    <w:qFormat/>
    <w:uiPriority w:val="0"/>
    <w:rPr>
      <w:kern w:val="0"/>
      <w:sz w:val="24"/>
      <w:szCs w:val="24"/>
      <w:lang w:val="en-US" w:eastAsia="zh-CN" w:bidi="ar"/>
    </w:rPr>
  </w:style>
  <w:style w:type="paragraph" w:customStyle="1" w:styleId="14">
    <w:name w:val="Style3"/>
    <w:basedOn w:val="1"/>
    <w:uiPriority w:val="0"/>
    <w:pPr>
      <w:tabs>
        <w:tab w:val="left" w:pos="425"/>
      </w:tabs>
      <w:spacing w:after="0" w:line="276" w:lineRule="auto"/>
      <w:jc w:val="both"/>
    </w:pPr>
    <w:rPr>
      <w:rFonts w:ascii="Bookman Old Style" w:hAnsi="Bookman Old Style" w:eastAsia="Bookman Old Style" w:cs="Bookman Old Style"/>
      <w:sz w:val="24"/>
      <w:szCs w:val="24"/>
    </w:rPr>
  </w:style>
  <w:style w:type="table" w:customStyle="1" w:styleId="15">
    <w:name w:val="_Style 10"/>
    <w:basedOn w:val="12"/>
    <w:qFormat/>
    <w:uiPriority w:val="0"/>
    <w:tblPr>
      <w:tblCellMar>
        <w:left w:w="115" w:type="dxa"/>
        <w:right w:w="115" w:type="dxa"/>
      </w:tblCellMar>
    </w:tblPr>
  </w:style>
  <w:style w:type="paragraph" w:customStyle="1" w:styleId="16">
    <w:name w:val="Style4"/>
    <w:basedOn w:val="1"/>
    <w:qFormat/>
    <w:uiPriority w:val="0"/>
    <w:pPr>
      <w:tabs>
        <w:tab w:val="left" w:pos="720"/>
      </w:tabs>
      <w:spacing w:beforeAutospacing="1" w:afterAutospacing="1"/>
      <w:ind w:left="360"/>
    </w:pPr>
    <w:rPr>
      <w:rFonts w:ascii="Bookman Old Style" w:hAnsi="Bookman Old Style" w:cs="Times New Roman"/>
      <w:sz w:val="24"/>
      <w:szCs w:val="24"/>
    </w:rPr>
  </w:style>
  <w:style w:type="paragraph" w:customStyle="1" w:styleId="17">
    <w:name w:val="Revision1"/>
    <w:hidden/>
    <w:semiHidden/>
    <w:qFormat/>
    <w:uiPriority w:val="99"/>
    <w:rPr>
      <w:rFonts w:ascii="Calibri" w:hAnsi="Calibri" w:eastAsia="Calibri" w:cs="Calibri"/>
      <w:sz w:val="22"/>
      <w:szCs w:val="22"/>
      <w:lang w:val="en-IN" w:eastAsia="en-IN" w:bidi="ar-SA"/>
    </w:rPr>
  </w:style>
  <w:style w:type="character" w:customStyle="1" w:styleId="18">
    <w:name w:val="Comment Text Char"/>
    <w:basedOn w:val="2"/>
    <w:link w:val="5"/>
    <w:qFormat/>
    <w:uiPriority w:val="0"/>
    <w:rPr>
      <w:rFonts w:ascii="Calibri" w:hAnsi="Calibri" w:eastAsia="Calibri" w:cs="Calibri"/>
    </w:rPr>
  </w:style>
  <w:style w:type="character" w:customStyle="1" w:styleId="19">
    <w:name w:val="Comment Subject Char"/>
    <w:basedOn w:val="18"/>
    <w:link w:val="6"/>
    <w:semiHidden/>
    <w:qFormat/>
    <w:uiPriority w:val="0"/>
    <w:rPr>
      <w:rFonts w:ascii="Calibri" w:hAnsi="Calibri" w:eastAsia="Calibri" w:cs="Calibri"/>
      <w:b/>
      <w:bCs/>
    </w:rPr>
  </w:style>
  <w:style w:type="paragraph" w:customStyle="1" w:styleId="20">
    <w:name w:val="Revision"/>
    <w:hidden/>
    <w:semiHidden/>
    <w:uiPriority w:val="99"/>
    <w:rPr>
      <w:rFonts w:ascii="Calibri" w:hAnsi="Calibri" w:eastAsia="Calibri" w:cs="Calibri"/>
      <w:sz w:val="22"/>
      <w:szCs w:val="22"/>
      <w:lang w:val="en-IN" w:eastAsia="en-I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3" Type="http://schemas.microsoft.com/office/2011/relationships/people" Target="people.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F3928-978E-4922-A24C-2A96CBB75965}">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1602</Words>
  <Characters>9135</Characters>
  <Lines>76</Lines>
  <Paragraphs>21</Paragraphs>
  <TotalTime>96</TotalTime>
  <ScaleCrop>false</ScaleCrop>
  <LinksUpToDate>false</LinksUpToDate>
  <CharactersWithSpaces>10716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2023-04-27T13:54:00Z</dcterms:created>
  <dc:creator>asus</dc:creator>
  <cp:lastModifiedBy>asus</cp:lastModifiedBy>
  <dcterms:modified xsi:type="dcterms:W3CDTF">2023-05-04T21:31:50Z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7060D973FEDC4D6D944A86DD87A4D9B7</vt:lpwstr>
  </property>
</Properties>
</file>